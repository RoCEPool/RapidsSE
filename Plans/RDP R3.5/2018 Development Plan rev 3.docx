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915133825"/>
        <w:docPartObj>
          <w:docPartGallery w:val="Cover Pages"/>
          <w:docPartUnique/>
        </w:docPartObj>
      </w:sdtPr>
      <w:sdtEndPr/>
      <w:sdtContent>
        <w:p w:rsidR="00CF2E30" w:rsidRDefault="00055AAD">
          <w:pPr>
            <w:spacing w:after="200" w:line="276" w:lineRule="auto"/>
          </w:pPr>
          <w:r w:rsidRPr="00684B58">
            <w:rPr>
              <w:b/>
              <w:bCs/>
              <w:noProof/>
              <w:color w:val="365F91" w:themeColor="accent1" w:themeShade="BF"/>
              <w:sz w:val="28"/>
              <w:szCs w:val="28"/>
            </w:rPr>
            <w:drawing>
              <wp:anchor distT="0" distB="0" distL="114300" distR="114300" simplePos="0" relativeHeight="251661312" behindDoc="0" locked="0" layoutInCell="1" allowOverlap="1" wp14:anchorId="7174EA6B" wp14:editId="2D51F665">
                <wp:simplePos x="0" y="0"/>
                <wp:positionH relativeFrom="column">
                  <wp:posOffset>1394460</wp:posOffset>
                </wp:positionH>
                <wp:positionV relativeFrom="paragraph">
                  <wp:posOffset>5158741</wp:posOffset>
                </wp:positionV>
                <wp:extent cx="2377440" cy="2362904"/>
                <wp:effectExtent l="0" t="0" r="3810" b="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440" cy="2362904"/>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0" locked="0" layoutInCell="0" allowOverlap="1" wp14:anchorId="3C664D58" wp14:editId="3BB1FBD7">
                    <wp:simplePos x="0" y="0"/>
                    <wp:positionH relativeFrom="page">
                      <wp:posOffset>857885</wp:posOffset>
                    </wp:positionH>
                    <wp:positionV relativeFrom="margin">
                      <wp:posOffset>144780</wp:posOffset>
                    </wp:positionV>
                    <wp:extent cx="5965190" cy="3718560"/>
                    <wp:effectExtent l="0" t="0" r="0" b="0"/>
                    <wp:wrapNone/>
                    <wp:docPr id="40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3718560"/>
                              <a:chOff x="1800" y="1440"/>
                              <a:chExt cx="8638" cy="8122"/>
                            </a:xfrm>
                          </wpg:grpSpPr>
                          <wps:wsp>
                            <wps:cNvPr id="419" name="Rectangle 15"/>
                            <wps:cNvSpPr>
                              <a:spLocks noChangeArrowheads="1"/>
                            </wps:cNvSpPr>
                            <wps:spPr bwMode="auto">
                              <a:xfrm>
                                <a:off x="1800" y="1440"/>
                                <a:ext cx="8638" cy="92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000000" w:themeColor="text1"/>
                                      <w:sz w:val="32"/>
                                      <w:szCs w:val="32"/>
                                    </w:rPr>
                                    <w:alias w:val="Company"/>
                                    <w:id w:val="15866524"/>
                                    <w:dataBinding w:prefixMappings="xmlns:ns0='http://schemas.openxmlformats.org/officeDocument/2006/extended-properties'" w:xpath="/ns0:Properties[1]/ns0:Company[1]" w:storeItemID="{6668398D-A668-4E3E-A5EB-62B293D839F1}"/>
                                    <w:text/>
                                  </w:sdtPr>
                                  <w:sdtEndPr/>
                                  <w:sdtContent>
                                    <w:p w:rsidR="005D4EA8" w:rsidRDefault="005D4EA8">
                                      <w:pPr>
                                        <w:rPr>
                                          <w:b/>
                                          <w:bCs/>
                                          <w:color w:val="000000" w:themeColor="text1"/>
                                          <w:sz w:val="32"/>
                                          <w:szCs w:val="32"/>
                                        </w:rPr>
                                      </w:pPr>
                                      <w:r>
                                        <w:rPr>
                                          <w:b/>
                                          <w:bCs/>
                                          <w:color w:val="000000" w:themeColor="text1"/>
                                          <w:sz w:val="32"/>
                                          <w:szCs w:val="32"/>
                                        </w:rPr>
                                        <w:t>Borrui Data</w:t>
                                      </w:r>
                                    </w:p>
                                  </w:sdtContent>
                                </w:sdt>
                                <w:p w:rsidR="005D4EA8" w:rsidRDefault="005D4EA8">
                                  <w:pPr>
                                    <w:rPr>
                                      <w:b/>
                                      <w:bCs/>
                                      <w:color w:val="000000" w:themeColor="text1"/>
                                      <w:sz w:val="32"/>
                                      <w:szCs w:val="32"/>
                                    </w:rPr>
                                  </w:pPr>
                                </w:p>
                              </w:txbxContent>
                            </wps:txbx>
                            <wps:bodyPr rot="0" vert="horz" wrap="square" lIns="91440" tIns="45720" rIns="91440" bIns="45720" anchor="t" anchorCtr="0" upright="1">
                              <a:noAutofit/>
                            </wps:bodyPr>
                          </wps:wsp>
                          <wps:wsp>
                            <wps:cNvPr id="421" name="Rectangle 17"/>
                            <wps:cNvSpPr>
                              <a:spLocks noChangeArrowheads="1"/>
                            </wps:cNvSpPr>
                            <wps:spPr bwMode="auto">
                              <a:xfrm>
                                <a:off x="1800" y="2294"/>
                                <a:ext cx="8638" cy="726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EndPr/>
                                  <w:sdtContent>
                                    <w:p w:rsidR="005D4EA8" w:rsidRDefault="005D4EA8" w:rsidP="00DF0239">
                                      <w:pPr>
                                        <w:jc w:val="center"/>
                                        <w:rPr>
                                          <w:b/>
                                          <w:bCs/>
                                          <w:color w:val="1F497D" w:themeColor="text2"/>
                                          <w:sz w:val="72"/>
                                          <w:szCs w:val="72"/>
                                        </w:rPr>
                                      </w:pPr>
                                      <w:r>
                                        <w:rPr>
                                          <w:b/>
                                          <w:bCs/>
                                          <w:color w:val="1F497D" w:themeColor="text2"/>
                                          <w:sz w:val="72"/>
                                          <w:szCs w:val="72"/>
                                        </w:rPr>
                                        <w:t>RapidsDB 2018 Development Plan</w:t>
                                      </w:r>
                                    </w:p>
                                  </w:sdtContent>
                                </w:sdt>
                                <w:sdt>
                                  <w:sdtPr>
                                    <w:rPr>
                                      <w:b/>
                                      <w:bCs/>
                                      <w:color w:val="000000" w:themeColor="text1"/>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EndPr/>
                                  <w:sdtContent>
                                    <w:p w:rsidR="005D4EA8" w:rsidRDefault="005D4EA8">
                                      <w:pPr>
                                        <w:rPr>
                                          <w:b/>
                                          <w:bCs/>
                                          <w:color w:val="000000" w:themeColor="text1"/>
                                          <w:sz w:val="32"/>
                                          <w:szCs w:val="32"/>
                                        </w:rPr>
                                      </w:pPr>
                                      <w:del w:id="1" w:author="Dave Cracknell" w:date="2018-06-01T15:13:00Z">
                                        <w:r w:rsidDel="00AE6C60">
                                          <w:rPr>
                                            <w:b/>
                                            <w:bCs/>
                                            <w:color w:val="000000" w:themeColor="text1"/>
                                            <w:sz w:val="32"/>
                                            <w:szCs w:val="32"/>
                                          </w:rPr>
                                          <w:delText>Rev 1</w:delText>
                                        </w:r>
                                      </w:del>
                                      <w:ins w:id="2" w:author="Dave Cracknell" w:date="2018-06-01T15:13:00Z">
                                        <w:r>
                                          <w:rPr>
                                            <w:b/>
                                            <w:bCs/>
                                            <w:color w:val="000000" w:themeColor="text1"/>
                                            <w:sz w:val="32"/>
                                            <w:szCs w:val="32"/>
                                          </w:rPr>
                                          <w:t xml:space="preserve">Rev </w:t>
                                        </w:r>
                                      </w:ins>
                                      <w:ins w:id="3" w:author="Dave Cracknell" w:date="2018-06-07T10:42:00Z">
                                        <w:r w:rsidR="00E51925">
                                          <w:rPr>
                                            <w:b/>
                                            <w:bCs/>
                                            <w:color w:val="000000" w:themeColor="text1"/>
                                            <w:sz w:val="32"/>
                                            <w:szCs w:val="32"/>
                                          </w:rPr>
                                          <w:t>3</w:t>
                                        </w:r>
                                      </w:ins>
                                    </w:p>
                                  </w:sdtContent>
                                </w:sdt>
                                <w:p w:rsidR="005D4EA8" w:rsidRDefault="005D4EA8">
                                  <w:pPr>
                                    <w:rPr>
                                      <w:b/>
                                      <w:bCs/>
                                      <w:color w:val="000000" w:themeColor="text1"/>
                                      <w:sz w:val="32"/>
                                      <w:szCs w:val="32"/>
                                    </w:rPr>
                                  </w:pP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3C664D58" id="Group 3" o:spid="_x0000_s1026" style="position:absolute;margin-left:67.55pt;margin-top:11.4pt;width:469.7pt;height:292.8pt;z-index:251659264;mso-position-horizontal-relative:page;mso-position-vertical-relative:margin;mso-height-relative:margin" coordorigin="1800,1440" coordsize="8638,8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" o:allowincell="f">
                    <v:rect id="Rectangle 15" o:spid="_x0000_s1027" style="position:absolute;left:1800;top:1440;width:8638;height: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" filled="f" stroked="f">
                      <v:textbox>
                        <w:txbxContent>
                          <w:sdt>
                            <w:sdtPr>
                              <w:rPr>
                                <w:b/>
                                <w:bCs/>
                                <w:color w:val="000000" w:themeColor="text1"/>
                                <w:sz w:val="32"/>
                                <w:szCs w:val="32"/>
                              </w:rPr>
                              <w:alias w:val="Company"/>
                              <w:id w:val="15866524"/>
                              <w:dataBinding w:prefixMappings="xmlns:ns0='http://schemas.openxmlformats.org/officeDocument/2006/extended-properties'" w:xpath="/ns0:Properties[1]/ns0:Company[1]" w:storeItemID="{6668398D-A668-4E3E-A5EB-62B293D839F1}"/>
                              <w:text/>
                            </w:sdtPr>
                            <w:sdtContent>
                              <w:p w:rsidR="005D4EA8" w:rsidRDefault="005D4EA8">
                                <w:pPr>
                                  <w:rPr>
                                    <w:b/>
                                    <w:bCs/>
                                    <w:color w:val="000000" w:themeColor="text1"/>
                                    <w:sz w:val="32"/>
                                    <w:szCs w:val="32"/>
                                  </w:rPr>
                                </w:pPr>
                                <w:proofErr w:type="spellStart"/>
                                <w:r>
                                  <w:rPr>
                                    <w:b/>
                                    <w:bCs/>
                                    <w:color w:val="000000" w:themeColor="text1"/>
                                    <w:sz w:val="32"/>
                                    <w:szCs w:val="32"/>
                                  </w:rPr>
                                  <w:t>Borrui</w:t>
                                </w:r>
                                <w:proofErr w:type="spellEnd"/>
                                <w:r>
                                  <w:rPr>
                                    <w:b/>
                                    <w:bCs/>
                                    <w:color w:val="000000" w:themeColor="text1"/>
                                    <w:sz w:val="32"/>
                                    <w:szCs w:val="32"/>
                                  </w:rPr>
                                  <w:t xml:space="preserve"> Data</w:t>
                                </w:r>
                              </w:p>
                            </w:sdtContent>
                          </w:sdt>
                          <w:p w:rsidR="005D4EA8" w:rsidRDefault="005D4EA8">
                            <w:pPr>
                              <w:rPr>
                                <w:b/>
                                <w:bCs/>
                                <w:color w:val="000000" w:themeColor="text1"/>
                                <w:sz w:val="32"/>
                                <w:szCs w:val="32"/>
                              </w:rPr>
                            </w:pPr>
                          </w:p>
                        </w:txbxContent>
                      </v:textbox>
                    </v:rect>
                    <v:rect id="Rectangle 17" o:spid="_x0000_s1028" style="position:absolute;left:1800;top:2294;width:8638;height:72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" filled="f" stroked="f">
                      <v:textbo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Content>
                              <w:p w:rsidR="005D4EA8" w:rsidRDefault="005D4EA8" w:rsidP="00DF0239">
                                <w:pPr>
                                  <w:jc w:val="center"/>
                                  <w:rPr>
                                    <w:b/>
                                    <w:bCs/>
                                    <w:color w:val="1F497D" w:themeColor="text2"/>
                                    <w:sz w:val="72"/>
                                    <w:szCs w:val="72"/>
                                  </w:rPr>
                                </w:pPr>
                                <w:proofErr w:type="spellStart"/>
                                <w:r>
                                  <w:rPr>
                                    <w:b/>
                                    <w:bCs/>
                                    <w:color w:val="1F497D" w:themeColor="text2"/>
                                    <w:sz w:val="72"/>
                                    <w:szCs w:val="72"/>
                                  </w:rPr>
                                  <w:t>RapidsDB</w:t>
                                </w:r>
                                <w:proofErr w:type="spellEnd"/>
                                <w:r>
                                  <w:rPr>
                                    <w:b/>
                                    <w:bCs/>
                                    <w:color w:val="1F497D" w:themeColor="text2"/>
                                    <w:sz w:val="72"/>
                                    <w:szCs w:val="72"/>
                                  </w:rPr>
                                  <w:t xml:space="preserve"> 2018 Development Plan</w:t>
                                </w:r>
                              </w:p>
                            </w:sdtContent>
                          </w:sdt>
                          <w:sdt>
                            <w:sdtPr>
                              <w:rPr>
                                <w:b/>
                                <w:bCs/>
                                <w:color w:val="000000" w:themeColor="text1"/>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rsidR="005D4EA8" w:rsidRDefault="005D4EA8">
                                <w:pPr>
                                  <w:rPr>
                                    <w:b/>
                                    <w:bCs/>
                                    <w:color w:val="000000" w:themeColor="text1"/>
                                    <w:sz w:val="32"/>
                                    <w:szCs w:val="32"/>
                                  </w:rPr>
                                </w:pPr>
                                <w:del w:id="3" w:author="Dave Cracknell" w:date="2018-06-01T15:13:00Z">
                                  <w:r w:rsidDel="00AE6C60">
                                    <w:rPr>
                                      <w:b/>
                                      <w:bCs/>
                                      <w:color w:val="000000" w:themeColor="text1"/>
                                      <w:sz w:val="32"/>
                                      <w:szCs w:val="32"/>
                                    </w:rPr>
                                    <w:delText>Rev 1</w:delText>
                                  </w:r>
                                </w:del>
                                <w:ins w:id="4" w:author="Dave Cracknell" w:date="2018-06-01T15:13:00Z">
                                  <w:r>
                                    <w:rPr>
                                      <w:b/>
                                      <w:bCs/>
                                      <w:color w:val="000000" w:themeColor="text1"/>
                                      <w:sz w:val="32"/>
                                      <w:szCs w:val="32"/>
                                    </w:rPr>
                                    <w:t xml:space="preserve">Rev </w:t>
                                  </w:r>
                                </w:ins>
                                <w:ins w:id="5" w:author="Dave Cracknell" w:date="2018-06-07T10:42:00Z">
                                  <w:r w:rsidR="00E51925">
                                    <w:rPr>
                                      <w:b/>
                                      <w:bCs/>
                                      <w:color w:val="000000" w:themeColor="text1"/>
                                      <w:sz w:val="32"/>
                                      <w:szCs w:val="32"/>
                                    </w:rPr>
                                    <w:t>3</w:t>
                                  </w:r>
                                </w:ins>
                              </w:p>
                            </w:sdtContent>
                          </w:sdt>
                          <w:p w:rsidR="005D4EA8" w:rsidRDefault="005D4EA8">
                            <w:pPr>
                              <w:rPr>
                                <w:b/>
                                <w:bCs/>
                                <w:color w:val="000000" w:themeColor="text1"/>
                                <w:sz w:val="32"/>
                                <w:szCs w:val="32"/>
                              </w:rPr>
                            </w:pPr>
                          </w:p>
                        </w:txbxContent>
                      </v:textbox>
                    </v:rect>
                    <w10:wrap anchorx="page" anchory="margin"/>
                  </v:group>
                </w:pict>
              </mc:Fallback>
            </mc:AlternateContent>
          </w:r>
          <w:r w:rsidR="00CF2E30">
            <w:br w:type="page"/>
          </w:r>
        </w:p>
      </w:sdtContent>
    </w:sdt>
    <w:sdt>
      <w:sdtPr>
        <w:rPr>
          <w:rFonts w:asciiTheme="minorHAnsi" w:eastAsiaTheme="minorHAnsi" w:hAnsiTheme="minorHAnsi" w:cstheme="minorBidi"/>
          <w:b w:val="0"/>
          <w:bCs w:val="0"/>
          <w:color w:val="auto"/>
          <w:sz w:val="22"/>
          <w:szCs w:val="22"/>
          <w:lang w:eastAsia="en-US"/>
        </w:rPr>
        <w:id w:val="-1212040477"/>
        <w:docPartObj>
          <w:docPartGallery w:val="Table of Contents"/>
          <w:docPartUnique/>
        </w:docPartObj>
      </w:sdtPr>
      <w:sdtEndPr>
        <w:rPr>
          <w:rFonts w:eastAsia="SimSun"/>
          <w:noProof/>
        </w:rPr>
      </w:sdtEndPr>
      <w:sdtContent>
        <w:p w:rsidR="00A7791E" w:rsidRDefault="00A7791E">
          <w:pPr>
            <w:pStyle w:val="TOCHeading"/>
          </w:pPr>
          <w:r>
            <w:t>Table of Contents</w:t>
          </w:r>
        </w:p>
        <w:p w:rsidR="00E51925" w:rsidRDefault="004A224E">
          <w:pPr>
            <w:pStyle w:val="TOC1"/>
            <w:tabs>
              <w:tab w:val="left" w:pos="440"/>
              <w:tab w:val="right" w:leader="dot" w:pos="9350"/>
            </w:tabs>
            <w:rPr>
              <w:ins w:id="4" w:author="Dave Cracknell" w:date="2018-06-07T10:44:00Z"/>
              <w:rFonts w:eastAsiaTheme="minorEastAsia"/>
              <w:noProof/>
            </w:rPr>
          </w:pPr>
          <w:r>
            <w:rPr>
              <w:b/>
              <w:bCs/>
              <w:noProof/>
            </w:rPr>
            <w:fldChar w:fldCharType="begin"/>
          </w:r>
          <w:r>
            <w:rPr>
              <w:b/>
              <w:bCs/>
              <w:noProof/>
            </w:rPr>
            <w:instrText xml:space="preserve"> TOC \o "1-4" \h \z \u </w:instrText>
          </w:r>
          <w:r>
            <w:rPr>
              <w:b/>
              <w:bCs/>
              <w:noProof/>
            </w:rPr>
            <w:fldChar w:fldCharType="separate"/>
          </w:r>
          <w:ins w:id="5" w:author="Dave Cracknell" w:date="2018-06-07T10:44:00Z">
            <w:r w:rsidR="00E51925" w:rsidRPr="000C3670">
              <w:rPr>
                <w:rStyle w:val="Hyperlink"/>
                <w:noProof/>
              </w:rPr>
              <w:fldChar w:fldCharType="begin"/>
            </w:r>
            <w:r w:rsidR="00E51925" w:rsidRPr="000C3670">
              <w:rPr>
                <w:rStyle w:val="Hyperlink"/>
                <w:noProof/>
              </w:rPr>
              <w:instrText xml:space="preserve"> </w:instrText>
            </w:r>
            <w:r w:rsidR="00E51925">
              <w:rPr>
                <w:noProof/>
              </w:rPr>
              <w:instrText>HYPERLINK \l "_Toc516131618"</w:instrText>
            </w:r>
            <w:r w:rsidR="00E51925" w:rsidRPr="000C3670">
              <w:rPr>
                <w:rStyle w:val="Hyperlink"/>
                <w:noProof/>
              </w:rPr>
              <w:instrText xml:space="preserve"> </w:instrText>
            </w:r>
            <w:r w:rsidR="00E51925" w:rsidRPr="000C3670">
              <w:rPr>
                <w:rStyle w:val="Hyperlink"/>
                <w:noProof/>
              </w:rPr>
              <w:fldChar w:fldCharType="separate"/>
            </w:r>
            <w:r w:rsidR="00E51925" w:rsidRPr="000C3670">
              <w:rPr>
                <w:rStyle w:val="Hyperlink"/>
                <w:noProof/>
              </w:rPr>
              <w:t>1.</w:t>
            </w:r>
            <w:r w:rsidR="00E51925">
              <w:rPr>
                <w:rFonts w:eastAsiaTheme="minorEastAsia"/>
                <w:noProof/>
              </w:rPr>
              <w:tab/>
            </w:r>
            <w:r w:rsidR="00E51925" w:rsidRPr="000C3670">
              <w:rPr>
                <w:rStyle w:val="Hyperlink"/>
                <w:noProof/>
              </w:rPr>
              <w:t>Overview</w:t>
            </w:r>
            <w:r w:rsidR="00E51925">
              <w:rPr>
                <w:noProof/>
                <w:webHidden/>
              </w:rPr>
              <w:tab/>
            </w:r>
            <w:r w:rsidR="00E51925">
              <w:rPr>
                <w:noProof/>
                <w:webHidden/>
              </w:rPr>
              <w:fldChar w:fldCharType="begin"/>
            </w:r>
            <w:r w:rsidR="00E51925">
              <w:rPr>
                <w:noProof/>
                <w:webHidden/>
              </w:rPr>
              <w:instrText xml:space="preserve"> PAGEREF _Toc516131618 \h </w:instrText>
            </w:r>
          </w:ins>
          <w:r w:rsidR="00E51925">
            <w:rPr>
              <w:noProof/>
              <w:webHidden/>
            </w:rPr>
          </w:r>
          <w:r w:rsidR="00E51925">
            <w:rPr>
              <w:noProof/>
              <w:webHidden/>
            </w:rPr>
            <w:fldChar w:fldCharType="separate"/>
          </w:r>
          <w:ins w:id="6" w:author="Dave Cracknell" w:date="2018-06-07T10:44:00Z">
            <w:r w:rsidR="00E51925">
              <w:rPr>
                <w:noProof/>
                <w:webHidden/>
              </w:rPr>
              <w:t>3</w:t>
            </w:r>
            <w:r w:rsidR="00E51925">
              <w:rPr>
                <w:noProof/>
                <w:webHidden/>
              </w:rPr>
              <w:fldChar w:fldCharType="end"/>
            </w:r>
            <w:r w:rsidR="00E51925" w:rsidRPr="000C3670">
              <w:rPr>
                <w:rStyle w:val="Hyperlink"/>
                <w:noProof/>
              </w:rPr>
              <w:fldChar w:fldCharType="end"/>
            </w:r>
          </w:ins>
        </w:p>
        <w:p w:rsidR="00E51925" w:rsidRDefault="00E51925">
          <w:pPr>
            <w:pStyle w:val="TOC1"/>
            <w:tabs>
              <w:tab w:val="left" w:pos="440"/>
              <w:tab w:val="right" w:leader="dot" w:pos="9350"/>
            </w:tabs>
            <w:rPr>
              <w:ins w:id="7" w:author="Dave Cracknell" w:date="2018-06-07T10:44:00Z"/>
              <w:rFonts w:eastAsiaTheme="minorEastAsia"/>
              <w:noProof/>
            </w:rPr>
          </w:pPr>
          <w:ins w:id="8"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"_Toc516131619"</w:instrText>
            </w:r>
            <w:r w:rsidRPr="000C3670">
              <w:rPr>
                <w:rStyle w:val="Hyperlink"/>
                <w:noProof/>
              </w:rPr>
              <w:instrText xml:space="preserve"> </w:instrText>
            </w:r>
            <w:r w:rsidRPr="000C3670">
              <w:rPr>
                <w:rStyle w:val="Hyperlink"/>
                <w:noProof/>
              </w:rPr>
              <w:fldChar w:fldCharType="separate"/>
            </w:r>
            <w:r w:rsidRPr="000C3670">
              <w:rPr>
                <w:rStyle w:val="Hyperlink"/>
                <w:noProof/>
              </w:rPr>
              <w:t>2.</w:t>
            </w:r>
            <w:r>
              <w:rPr>
                <w:rFonts w:eastAsiaTheme="minorEastAsia"/>
                <w:noProof/>
              </w:rPr>
              <w:tab/>
            </w:r>
            <w:r w:rsidRPr="000C3670">
              <w:rPr>
                <w:rStyle w:val="Hyperlink"/>
                <w:noProof/>
              </w:rPr>
              <w:t>Document History</w:t>
            </w:r>
            <w:r>
              <w:rPr>
                <w:noProof/>
                <w:webHidden/>
              </w:rPr>
              <w:tab/>
            </w:r>
            <w:r>
              <w:rPr>
                <w:noProof/>
                <w:webHidden/>
              </w:rPr>
              <w:fldChar w:fldCharType="begin"/>
            </w:r>
            <w:r>
              <w:rPr>
                <w:noProof/>
                <w:webHidden/>
              </w:rPr>
              <w:instrText xml:space="preserve"> PAGEREF _Toc516131619 \h </w:instrText>
            </w:r>
          </w:ins>
          <w:r>
            <w:rPr>
              <w:noProof/>
              <w:webHidden/>
            </w:rPr>
          </w:r>
          <w:r>
            <w:rPr>
              <w:noProof/>
              <w:webHidden/>
            </w:rPr>
            <w:fldChar w:fldCharType="separate"/>
          </w:r>
          <w:ins w:id="9" w:author="Dave Cracknell" w:date="2018-06-07T10:44:00Z">
            <w:r>
              <w:rPr>
                <w:noProof/>
                <w:webHidden/>
              </w:rPr>
              <w:t>3</w:t>
            </w:r>
            <w:r>
              <w:rPr>
                <w:noProof/>
                <w:webHidden/>
              </w:rPr>
              <w:fldChar w:fldCharType="end"/>
            </w:r>
            <w:r w:rsidRPr="000C3670">
              <w:rPr>
                <w:rStyle w:val="Hyperlink"/>
                <w:noProof/>
              </w:rPr>
              <w:fldChar w:fldCharType="end"/>
            </w:r>
          </w:ins>
        </w:p>
        <w:p w:rsidR="00E51925" w:rsidRDefault="00E51925">
          <w:pPr>
            <w:pStyle w:val="TOC1"/>
            <w:tabs>
              <w:tab w:val="left" w:pos="440"/>
              <w:tab w:val="right" w:leader="dot" w:pos="9350"/>
            </w:tabs>
            <w:rPr>
              <w:ins w:id="10" w:author="Dave Cracknell" w:date="2018-06-07T10:44:00Z"/>
              <w:rFonts w:eastAsiaTheme="minorEastAsia"/>
              <w:noProof/>
            </w:rPr>
          </w:pPr>
          <w:ins w:id="11"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"_Toc516131620"</w:instrText>
            </w:r>
            <w:r w:rsidRPr="000C3670">
              <w:rPr>
                <w:rStyle w:val="Hyperlink"/>
                <w:noProof/>
              </w:rPr>
              <w:instrText xml:space="preserve"> </w:instrText>
            </w:r>
            <w:r w:rsidRPr="000C3670">
              <w:rPr>
                <w:rStyle w:val="Hyperlink"/>
                <w:noProof/>
              </w:rPr>
              <w:fldChar w:fldCharType="separate"/>
            </w:r>
            <w:r w:rsidRPr="000C3670">
              <w:rPr>
                <w:rStyle w:val="Hyperlink"/>
                <w:noProof/>
              </w:rPr>
              <w:t>3.</w:t>
            </w:r>
            <w:r>
              <w:rPr>
                <w:rFonts w:eastAsiaTheme="minorEastAsia"/>
                <w:noProof/>
              </w:rPr>
              <w:tab/>
            </w:r>
            <w:r w:rsidRPr="000C3670">
              <w:rPr>
                <w:rStyle w:val="Hyperlink"/>
                <w:noProof/>
              </w:rPr>
              <w:t>Release Approval Process</w:t>
            </w:r>
            <w:r>
              <w:rPr>
                <w:noProof/>
                <w:webHidden/>
              </w:rPr>
              <w:tab/>
            </w:r>
            <w:r>
              <w:rPr>
                <w:noProof/>
                <w:webHidden/>
              </w:rPr>
              <w:fldChar w:fldCharType="begin"/>
            </w:r>
            <w:r>
              <w:rPr>
                <w:noProof/>
                <w:webHidden/>
              </w:rPr>
              <w:instrText xml:space="preserve"> PAGEREF _Toc516131620 \h </w:instrText>
            </w:r>
          </w:ins>
          <w:r>
            <w:rPr>
              <w:noProof/>
              <w:webHidden/>
            </w:rPr>
          </w:r>
          <w:r>
            <w:rPr>
              <w:noProof/>
              <w:webHidden/>
            </w:rPr>
            <w:fldChar w:fldCharType="separate"/>
          </w:r>
          <w:ins w:id="12" w:author="Dave Cracknell" w:date="2018-06-07T10:44:00Z">
            <w:r>
              <w:rPr>
                <w:noProof/>
                <w:webHidden/>
              </w:rPr>
              <w:t>3</w:t>
            </w:r>
            <w:r>
              <w:rPr>
                <w:noProof/>
                <w:webHidden/>
              </w:rPr>
              <w:fldChar w:fldCharType="end"/>
            </w:r>
            <w:r w:rsidRPr="000C3670">
              <w:rPr>
                <w:rStyle w:val="Hyperlink"/>
                <w:noProof/>
              </w:rPr>
              <w:fldChar w:fldCharType="end"/>
            </w:r>
          </w:ins>
        </w:p>
        <w:p w:rsidR="00E51925" w:rsidRDefault="00E51925">
          <w:pPr>
            <w:pStyle w:val="TOC1"/>
            <w:tabs>
              <w:tab w:val="left" w:pos="440"/>
              <w:tab w:val="right" w:leader="dot" w:pos="9350"/>
            </w:tabs>
            <w:rPr>
              <w:ins w:id="13" w:author="Dave Cracknell" w:date="2018-06-07T10:44:00Z"/>
              <w:rFonts w:eastAsiaTheme="minorEastAsia"/>
              <w:noProof/>
            </w:rPr>
          </w:pPr>
          <w:ins w:id="14"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"_Toc516131621"</w:instrText>
            </w:r>
            <w:r w:rsidRPr="000C3670">
              <w:rPr>
                <w:rStyle w:val="Hyperlink"/>
                <w:noProof/>
              </w:rPr>
              <w:instrText xml:space="preserve"> </w:instrText>
            </w:r>
            <w:r w:rsidRPr="000C3670">
              <w:rPr>
                <w:rStyle w:val="Hyperlink"/>
                <w:noProof/>
              </w:rPr>
              <w:fldChar w:fldCharType="separate"/>
            </w:r>
            <w:r w:rsidRPr="000C3670">
              <w:rPr>
                <w:rStyle w:val="Hyperlink"/>
                <w:noProof/>
              </w:rPr>
              <w:t>4.</w:t>
            </w:r>
            <w:r>
              <w:rPr>
                <w:rFonts w:eastAsiaTheme="minorEastAsia"/>
                <w:noProof/>
              </w:rPr>
              <w:tab/>
            </w:r>
            <w:r w:rsidRPr="000C3670">
              <w:rPr>
                <w:rStyle w:val="Hyperlink"/>
                <w:noProof/>
              </w:rPr>
              <w:t>Release Plan</w:t>
            </w:r>
            <w:r>
              <w:rPr>
                <w:noProof/>
                <w:webHidden/>
              </w:rPr>
              <w:tab/>
            </w:r>
            <w:r>
              <w:rPr>
                <w:noProof/>
                <w:webHidden/>
              </w:rPr>
              <w:fldChar w:fldCharType="begin"/>
            </w:r>
            <w:r>
              <w:rPr>
                <w:noProof/>
                <w:webHidden/>
              </w:rPr>
              <w:instrText xml:space="preserve"> PAGEREF _Toc516131621 \h </w:instrText>
            </w:r>
          </w:ins>
          <w:r>
            <w:rPr>
              <w:noProof/>
              <w:webHidden/>
            </w:rPr>
          </w:r>
          <w:r>
            <w:rPr>
              <w:noProof/>
              <w:webHidden/>
            </w:rPr>
            <w:fldChar w:fldCharType="separate"/>
          </w:r>
          <w:ins w:id="15" w:author="Dave Cracknell" w:date="2018-06-07T10:44:00Z">
            <w:r>
              <w:rPr>
                <w:noProof/>
                <w:webHidden/>
              </w:rPr>
              <w:t>4</w:t>
            </w:r>
            <w:r>
              <w:rPr>
                <w:noProof/>
                <w:webHidden/>
              </w:rPr>
              <w:fldChar w:fldCharType="end"/>
            </w:r>
            <w:r w:rsidRPr="000C3670">
              <w:rPr>
                <w:rStyle w:val="Hyperlink"/>
                <w:noProof/>
              </w:rPr>
              <w:fldChar w:fldCharType="end"/>
            </w:r>
          </w:ins>
        </w:p>
        <w:p w:rsidR="00E51925" w:rsidRDefault="00E51925">
          <w:pPr>
            <w:pStyle w:val="TOC2"/>
            <w:tabs>
              <w:tab w:val="left" w:pos="880"/>
              <w:tab w:val="right" w:leader="dot" w:pos="9350"/>
            </w:tabs>
            <w:rPr>
              <w:ins w:id="16" w:author="Dave Cracknell" w:date="2018-06-07T10:44:00Z"/>
              <w:rFonts w:eastAsiaTheme="minorEastAsia"/>
              <w:noProof/>
            </w:rPr>
          </w:pPr>
          <w:ins w:id="17"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"_Toc516131622"</w:instrText>
            </w:r>
            <w:r w:rsidRPr="000C3670">
              <w:rPr>
                <w:rStyle w:val="Hyperlink"/>
                <w:noProof/>
              </w:rPr>
              <w:instrText xml:space="preserve"> </w:instrText>
            </w:r>
            <w:r w:rsidRPr="000C3670">
              <w:rPr>
                <w:rStyle w:val="Hyperlink"/>
                <w:noProof/>
              </w:rPr>
              <w:fldChar w:fldCharType="separate"/>
            </w:r>
            <w:r w:rsidRPr="000C3670">
              <w:rPr>
                <w:rStyle w:val="Hyperlink"/>
                <w:noProof/>
              </w:rPr>
              <w:t>4.1</w:t>
            </w:r>
            <w:r>
              <w:rPr>
                <w:rFonts w:eastAsiaTheme="minorEastAsia"/>
                <w:noProof/>
              </w:rPr>
              <w:tab/>
            </w:r>
            <w:r w:rsidRPr="000C3670">
              <w:rPr>
                <w:rStyle w:val="Hyperlink"/>
                <w:noProof/>
              </w:rPr>
              <w:t>Release 3.3.1</w:t>
            </w:r>
            <w:r>
              <w:rPr>
                <w:noProof/>
                <w:webHidden/>
              </w:rPr>
              <w:tab/>
            </w:r>
            <w:r>
              <w:rPr>
                <w:noProof/>
                <w:webHidden/>
              </w:rPr>
              <w:fldChar w:fldCharType="begin"/>
            </w:r>
            <w:r>
              <w:rPr>
                <w:noProof/>
                <w:webHidden/>
              </w:rPr>
              <w:instrText xml:space="preserve"> PAGEREF _Toc516131622 \h </w:instrText>
            </w:r>
          </w:ins>
          <w:r>
            <w:rPr>
              <w:noProof/>
              <w:webHidden/>
            </w:rPr>
          </w:r>
          <w:r>
            <w:rPr>
              <w:noProof/>
              <w:webHidden/>
            </w:rPr>
            <w:fldChar w:fldCharType="separate"/>
          </w:r>
          <w:ins w:id="18" w:author="Dave Cracknell" w:date="2018-06-07T10:44:00Z">
            <w:r>
              <w:rPr>
                <w:noProof/>
                <w:webHidden/>
              </w:rPr>
              <w:t>4</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9" w:author="Dave Cracknell" w:date="2018-06-07T10:44:00Z"/>
              <w:rFonts w:eastAsiaTheme="minorEastAsia"/>
              <w:noProof/>
            </w:rPr>
          </w:pPr>
          <w:ins w:id="20"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"_Toc516131623"</w:instrText>
            </w:r>
            <w:r w:rsidRPr="000C3670">
              <w:rPr>
                <w:rStyle w:val="Hyperlink"/>
                <w:noProof/>
              </w:rPr>
              <w:instrText xml:space="preserve"> </w:instrText>
            </w:r>
            <w:r w:rsidRPr="000C3670">
              <w:rPr>
                <w:rStyle w:val="Hyperlink"/>
                <w:noProof/>
              </w:rPr>
              <w:fldChar w:fldCharType="separate"/>
            </w:r>
            <w:r w:rsidRPr="000C3670">
              <w:rPr>
                <w:rStyle w:val="Hyperlink"/>
                <w:noProof/>
              </w:rPr>
              <w:t>4.1.1</w:t>
            </w:r>
            <w:r>
              <w:rPr>
                <w:rFonts w:eastAsiaTheme="minorEastAsia"/>
                <w:noProof/>
              </w:rPr>
              <w:tab/>
            </w:r>
            <w:r w:rsidRPr="000C3670">
              <w:rPr>
                <w:rStyle w:val="Hyperlink"/>
                <w:noProof/>
              </w:rPr>
              <w:t>Delimited File Support – Phase 1</w:t>
            </w:r>
            <w:r>
              <w:rPr>
                <w:noProof/>
                <w:webHidden/>
              </w:rPr>
              <w:tab/>
            </w:r>
            <w:r>
              <w:rPr>
                <w:noProof/>
                <w:webHidden/>
              </w:rPr>
              <w:fldChar w:fldCharType="begin"/>
            </w:r>
            <w:r>
              <w:rPr>
                <w:noProof/>
                <w:webHidden/>
              </w:rPr>
              <w:instrText xml:space="preserve"> PAGEREF _Toc516131623 \h </w:instrText>
            </w:r>
          </w:ins>
          <w:r>
            <w:rPr>
              <w:noProof/>
              <w:webHidden/>
            </w:rPr>
          </w:r>
          <w:r>
            <w:rPr>
              <w:noProof/>
              <w:webHidden/>
            </w:rPr>
            <w:fldChar w:fldCharType="separate"/>
          </w:r>
          <w:ins w:id="21" w:author="Dave Cracknell" w:date="2018-06-07T10:44:00Z">
            <w:r>
              <w:rPr>
                <w:noProof/>
                <w:webHidden/>
              </w:rPr>
              <w:t>4</w:t>
            </w:r>
            <w:r>
              <w:rPr>
                <w:noProof/>
                <w:webHidden/>
              </w:rPr>
              <w:fldChar w:fldCharType="end"/>
            </w:r>
            <w:r w:rsidRPr="000C3670">
              <w:rPr>
                <w:rStyle w:val="Hyperlink"/>
                <w:noProof/>
              </w:rPr>
              <w:fldChar w:fldCharType="end"/>
            </w:r>
          </w:ins>
        </w:p>
        <w:p w:rsidR="00E51925" w:rsidRDefault="00E51925">
          <w:pPr>
            <w:pStyle w:val="TOC4"/>
            <w:tabs>
              <w:tab w:val="left" w:pos="1540"/>
              <w:tab w:val="right" w:leader="dot" w:pos="9350"/>
            </w:tabs>
            <w:rPr>
              <w:ins w:id="22" w:author="Dave Cracknell" w:date="2018-06-07T10:44:00Z"/>
              <w:rFonts w:eastAsiaTheme="minorEastAsia"/>
              <w:noProof/>
            </w:rPr>
          </w:pPr>
          <w:ins w:id="23"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"_Toc516131624"</w:instrText>
            </w:r>
            <w:r w:rsidRPr="000C3670">
              <w:rPr>
                <w:rStyle w:val="Hyperlink"/>
                <w:noProof/>
              </w:rPr>
              <w:instrText xml:space="preserve"> </w:instrText>
            </w:r>
            <w:r w:rsidRPr="000C3670">
              <w:rPr>
                <w:rStyle w:val="Hyperlink"/>
                <w:noProof/>
              </w:rPr>
              <w:fldChar w:fldCharType="separate"/>
            </w:r>
            <w:r w:rsidRPr="000C3670">
              <w:rPr>
                <w:rStyle w:val="Hyperlink"/>
                <w:noProof/>
              </w:rPr>
              <w:t>4.1.1.1</w:t>
            </w:r>
            <w:r>
              <w:rPr>
                <w:rFonts w:eastAsiaTheme="minorEastAsia"/>
                <w:noProof/>
              </w:rPr>
              <w:tab/>
            </w:r>
            <w:r w:rsidRPr="000C3670">
              <w:rPr>
                <w:rStyle w:val="Hyperlink"/>
                <w:noProof/>
              </w:rPr>
              <w:t>Hadoop Connector</w:t>
            </w:r>
            <w:r>
              <w:rPr>
                <w:noProof/>
                <w:webHidden/>
              </w:rPr>
              <w:tab/>
            </w:r>
            <w:r>
              <w:rPr>
                <w:noProof/>
                <w:webHidden/>
              </w:rPr>
              <w:fldChar w:fldCharType="begin"/>
            </w:r>
            <w:r>
              <w:rPr>
                <w:noProof/>
                <w:webHidden/>
              </w:rPr>
              <w:instrText xml:space="preserve"> PAGEREF _Toc516131624 \h </w:instrText>
            </w:r>
          </w:ins>
          <w:r>
            <w:rPr>
              <w:noProof/>
              <w:webHidden/>
            </w:rPr>
          </w:r>
          <w:r>
            <w:rPr>
              <w:noProof/>
              <w:webHidden/>
            </w:rPr>
            <w:fldChar w:fldCharType="separate"/>
          </w:r>
          <w:ins w:id="24" w:author="Dave Cracknell" w:date="2018-06-07T10:44:00Z">
            <w:r>
              <w:rPr>
                <w:noProof/>
                <w:webHidden/>
              </w:rPr>
              <w:t>4</w:t>
            </w:r>
            <w:r>
              <w:rPr>
                <w:noProof/>
                <w:webHidden/>
              </w:rPr>
              <w:fldChar w:fldCharType="end"/>
            </w:r>
            <w:r w:rsidRPr="000C3670">
              <w:rPr>
                <w:rStyle w:val="Hyperlink"/>
                <w:noProof/>
              </w:rPr>
              <w:fldChar w:fldCharType="end"/>
            </w:r>
          </w:ins>
        </w:p>
        <w:p w:rsidR="00E51925" w:rsidRDefault="00E51925">
          <w:pPr>
            <w:pStyle w:val="TOC4"/>
            <w:tabs>
              <w:tab w:val="left" w:pos="1540"/>
              <w:tab w:val="right" w:leader="dot" w:pos="9350"/>
            </w:tabs>
            <w:rPr>
              <w:ins w:id="25" w:author="Dave Cracknell" w:date="2018-06-07T10:44:00Z"/>
              <w:rFonts w:eastAsiaTheme="minorEastAsia"/>
              <w:noProof/>
            </w:rPr>
          </w:pPr>
          <w:ins w:id="26"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"_Toc516131625"</w:instrText>
            </w:r>
            <w:r w:rsidRPr="000C3670">
              <w:rPr>
                <w:rStyle w:val="Hyperlink"/>
                <w:noProof/>
              </w:rPr>
              <w:instrText xml:space="preserve"> </w:instrText>
            </w:r>
            <w:r w:rsidRPr="000C3670">
              <w:rPr>
                <w:rStyle w:val="Hyperlink"/>
                <w:noProof/>
              </w:rPr>
              <w:fldChar w:fldCharType="separate"/>
            </w:r>
            <w:r w:rsidRPr="000C3670">
              <w:rPr>
                <w:rStyle w:val="Hyperlink"/>
                <w:noProof/>
              </w:rPr>
              <w:t>4.1.1.2</w:t>
            </w:r>
            <w:r>
              <w:rPr>
                <w:rFonts w:eastAsiaTheme="minorEastAsia"/>
                <w:noProof/>
              </w:rPr>
              <w:tab/>
            </w:r>
            <w:r w:rsidRPr="000C3670">
              <w:rPr>
                <w:rStyle w:val="Hyperlink"/>
                <w:noProof/>
              </w:rPr>
              <w:t>RapidsSE</w:t>
            </w:r>
            <w:r>
              <w:rPr>
                <w:noProof/>
                <w:webHidden/>
              </w:rPr>
              <w:tab/>
            </w:r>
            <w:r>
              <w:rPr>
                <w:noProof/>
                <w:webHidden/>
              </w:rPr>
              <w:fldChar w:fldCharType="begin"/>
            </w:r>
            <w:r>
              <w:rPr>
                <w:noProof/>
                <w:webHidden/>
              </w:rPr>
              <w:instrText xml:space="preserve"> PAGEREF _Toc516131625 \h </w:instrText>
            </w:r>
          </w:ins>
          <w:r>
            <w:rPr>
              <w:noProof/>
              <w:webHidden/>
            </w:rPr>
          </w:r>
          <w:r>
            <w:rPr>
              <w:noProof/>
              <w:webHidden/>
            </w:rPr>
            <w:fldChar w:fldCharType="separate"/>
          </w:r>
          <w:ins w:id="27" w:author="Dave Cracknell" w:date="2018-06-07T10:44:00Z">
            <w:r>
              <w:rPr>
                <w:noProof/>
                <w:webHidden/>
              </w:rPr>
              <w:t>5</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28" w:author="Dave Cracknell" w:date="2018-06-07T10:44:00Z"/>
              <w:rFonts w:eastAsiaTheme="minorEastAsia"/>
              <w:noProof/>
            </w:rPr>
          </w:pPr>
          <w:ins w:id="29"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"_Toc516131626"</w:instrText>
            </w:r>
            <w:r w:rsidRPr="000C3670">
              <w:rPr>
                <w:rStyle w:val="Hyperlink"/>
                <w:noProof/>
              </w:rPr>
              <w:instrText xml:space="preserve"> </w:instrText>
            </w:r>
            <w:r w:rsidRPr="000C3670">
              <w:rPr>
                <w:rStyle w:val="Hyperlink"/>
                <w:noProof/>
              </w:rPr>
              <w:fldChar w:fldCharType="separate"/>
            </w:r>
            <w:r w:rsidRPr="000C3670">
              <w:rPr>
                <w:rStyle w:val="Hyperlink"/>
                <w:noProof/>
              </w:rPr>
              <w:t>4.1.2</w:t>
            </w:r>
            <w:r>
              <w:rPr>
                <w:rFonts w:eastAsiaTheme="minorEastAsia"/>
                <w:noProof/>
              </w:rPr>
              <w:tab/>
            </w:r>
            <w:r w:rsidRPr="000C3670">
              <w:rPr>
                <w:rStyle w:val="Hyperlink"/>
                <w:noProof/>
              </w:rPr>
              <w:t>Hadoop csv Connector: Hive-style partitioning</w:t>
            </w:r>
            <w:r>
              <w:rPr>
                <w:noProof/>
                <w:webHidden/>
              </w:rPr>
              <w:tab/>
            </w:r>
            <w:r>
              <w:rPr>
                <w:noProof/>
                <w:webHidden/>
              </w:rPr>
              <w:fldChar w:fldCharType="begin"/>
            </w:r>
            <w:r>
              <w:rPr>
                <w:noProof/>
                <w:webHidden/>
              </w:rPr>
              <w:instrText xml:space="preserve"> PAGEREF _Toc516131626 \h </w:instrText>
            </w:r>
          </w:ins>
          <w:r>
            <w:rPr>
              <w:noProof/>
              <w:webHidden/>
            </w:rPr>
          </w:r>
          <w:r>
            <w:rPr>
              <w:noProof/>
              <w:webHidden/>
            </w:rPr>
            <w:fldChar w:fldCharType="separate"/>
          </w:r>
          <w:ins w:id="30" w:author="Dave Cracknell" w:date="2018-06-07T10:44:00Z">
            <w:r>
              <w:rPr>
                <w:noProof/>
                <w:webHidden/>
              </w:rPr>
              <w:t>5</w:t>
            </w:r>
            <w:r>
              <w:rPr>
                <w:noProof/>
                <w:webHidden/>
              </w:rPr>
              <w:fldChar w:fldCharType="end"/>
            </w:r>
            <w:r w:rsidRPr="000C3670">
              <w:rPr>
                <w:rStyle w:val="Hyperlink"/>
                <w:noProof/>
              </w:rPr>
              <w:fldChar w:fldCharType="end"/>
            </w:r>
          </w:ins>
        </w:p>
        <w:p w:rsidR="00E51925" w:rsidRDefault="00E51925">
          <w:pPr>
            <w:pStyle w:val="TOC2"/>
            <w:tabs>
              <w:tab w:val="left" w:pos="880"/>
              <w:tab w:val="right" w:leader="dot" w:pos="9350"/>
            </w:tabs>
            <w:rPr>
              <w:ins w:id="31" w:author="Dave Cracknell" w:date="2018-06-07T10:44:00Z"/>
              <w:rFonts w:eastAsiaTheme="minorEastAsia"/>
              <w:noProof/>
            </w:rPr>
          </w:pPr>
          <w:ins w:id="32"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"_Toc516131627"</w:instrText>
            </w:r>
            <w:r w:rsidRPr="000C3670">
              <w:rPr>
                <w:rStyle w:val="Hyperlink"/>
                <w:noProof/>
              </w:rPr>
              <w:instrText xml:space="preserve"> </w:instrText>
            </w:r>
            <w:r w:rsidRPr="000C3670">
              <w:rPr>
                <w:rStyle w:val="Hyperlink"/>
                <w:noProof/>
              </w:rPr>
              <w:fldChar w:fldCharType="separate"/>
            </w:r>
            <w:r w:rsidRPr="000C3670">
              <w:rPr>
                <w:rStyle w:val="Hyperlink"/>
                <w:noProof/>
              </w:rPr>
              <w:t>4.2</w:t>
            </w:r>
            <w:r>
              <w:rPr>
                <w:rFonts w:eastAsiaTheme="minorEastAsia"/>
                <w:noProof/>
              </w:rPr>
              <w:tab/>
            </w:r>
            <w:r w:rsidRPr="000C3670">
              <w:rPr>
                <w:rStyle w:val="Hyperlink"/>
                <w:noProof/>
              </w:rPr>
              <w:t>Release 3.4</w:t>
            </w:r>
            <w:r>
              <w:rPr>
                <w:noProof/>
                <w:webHidden/>
              </w:rPr>
              <w:tab/>
            </w:r>
            <w:r>
              <w:rPr>
                <w:noProof/>
                <w:webHidden/>
              </w:rPr>
              <w:fldChar w:fldCharType="begin"/>
            </w:r>
            <w:r>
              <w:rPr>
                <w:noProof/>
                <w:webHidden/>
              </w:rPr>
              <w:instrText xml:space="preserve"> PAGEREF _Toc516131627 \h </w:instrText>
            </w:r>
          </w:ins>
          <w:r>
            <w:rPr>
              <w:noProof/>
              <w:webHidden/>
            </w:rPr>
          </w:r>
          <w:r>
            <w:rPr>
              <w:noProof/>
              <w:webHidden/>
            </w:rPr>
            <w:fldChar w:fldCharType="separate"/>
          </w:r>
          <w:ins w:id="33" w:author="Dave Cracknell" w:date="2018-06-07T10:44:00Z">
            <w:r>
              <w:rPr>
                <w:noProof/>
                <w:webHidden/>
              </w:rPr>
              <w:t>6</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34" w:author="Dave Cracknell" w:date="2018-06-07T10:44:00Z"/>
              <w:rFonts w:eastAsiaTheme="minorEastAsia"/>
              <w:noProof/>
            </w:rPr>
          </w:pPr>
          <w:ins w:id="35"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"_Toc516131628"</w:instrText>
            </w:r>
            <w:r w:rsidRPr="000C3670">
              <w:rPr>
                <w:rStyle w:val="Hyperlink"/>
                <w:noProof/>
              </w:rPr>
              <w:instrText xml:space="preserve"> </w:instrText>
            </w:r>
            <w:r w:rsidRPr="000C3670">
              <w:rPr>
                <w:rStyle w:val="Hyperlink"/>
                <w:noProof/>
              </w:rPr>
              <w:fldChar w:fldCharType="separate"/>
            </w:r>
            <w:r w:rsidRPr="000C3670">
              <w:rPr>
                <w:rStyle w:val="Hyperlink"/>
                <w:noProof/>
              </w:rPr>
              <w:t>4.2.1</w:t>
            </w:r>
            <w:r>
              <w:rPr>
                <w:rFonts w:eastAsiaTheme="minorEastAsia"/>
                <w:noProof/>
              </w:rPr>
              <w:tab/>
            </w:r>
            <w:r w:rsidRPr="000C3670">
              <w:rPr>
                <w:rStyle w:val="Hyperlink"/>
                <w:noProof/>
              </w:rPr>
              <w:t>Delimited File Support Phase 2</w:t>
            </w:r>
            <w:r>
              <w:rPr>
                <w:noProof/>
                <w:webHidden/>
              </w:rPr>
              <w:tab/>
            </w:r>
            <w:r>
              <w:rPr>
                <w:noProof/>
                <w:webHidden/>
              </w:rPr>
              <w:fldChar w:fldCharType="begin"/>
            </w:r>
            <w:r>
              <w:rPr>
                <w:noProof/>
                <w:webHidden/>
              </w:rPr>
              <w:instrText xml:space="preserve"> PAGEREF _Toc516131628 \h </w:instrText>
            </w:r>
          </w:ins>
          <w:r>
            <w:rPr>
              <w:noProof/>
              <w:webHidden/>
            </w:rPr>
          </w:r>
          <w:r>
            <w:rPr>
              <w:noProof/>
              <w:webHidden/>
            </w:rPr>
            <w:fldChar w:fldCharType="separate"/>
          </w:r>
          <w:ins w:id="36" w:author="Dave Cracknell" w:date="2018-06-07T10:44:00Z">
            <w:r>
              <w:rPr>
                <w:noProof/>
                <w:webHidden/>
              </w:rPr>
              <w:t>6</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37" w:author="Dave Cracknell" w:date="2018-06-07T10:44:00Z"/>
              <w:rFonts w:eastAsiaTheme="minorEastAsia"/>
              <w:noProof/>
            </w:rPr>
          </w:pPr>
          <w:ins w:id="38"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"_Toc516131629"</w:instrText>
            </w:r>
            <w:r w:rsidRPr="000C3670">
              <w:rPr>
                <w:rStyle w:val="Hyperlink"/>
                <w:noProof/>
              </w:rPr>
              <w:instrText xml:space="preserve"> </w:instrText>
            </w:r>
            <w:r w:rsidRPr="000C3670">
              <w:rPr>
                <w:rStyle w:val="Hyperlink"/>
                <w:noProof/>
              </w:rPr>
              <w:fldChar w:fldCharType="separate"/>
            </w:r>
            <w:r w:rsidRPr="000C3670">
              <w:rPr>
                <w:rStyle w:val="Hyperlink"/>
                <w:noProof/>
              </w:rPr>
              <w:t>4.2.2</w:t>
            </w:r>
            <w:r>
              <w:rPr>
                <w:rFonts w:eastAsiaTheme="minorEastAsia"/>
                <w:noProof/>
              </w:rPr>
              <w:tab/>
            </w:r>
            <w:r w:rsidRPr="000C3670">
              <w:rPr>
                <w:rStyle w:val="Hyperlink"/>
                <w:noProof/>
              </w:rPr>
              <w:t>Connectors: SCHEMA_METADATA</w:t>
            </w:r>
            <w:r>
              <w:rPr>
                <w:noProof/>
                <w:webHidden/>
              </w:rPr>
              <w:tab/>
            </w:r>
            <w:r>
              <w:rPr>
                <w:noProof/>
                <w:webHidden/>
              </w:rPr>
              <w:fldChar w:fldCharType="begin"/>
            </w:r>
            <w:r>
              <w:rPr>
                <w:noProof/>
                <w:webHidden/>
              </w:rPr>
              <w:instrText xml:space="preserve"> PAGEREF _Toc516131629 \h </w:instrText>
            </w:r>
          </w:ins>
          <w:r>
            <w:rPr>
              <w:noProof/>
              <w:webHidden/>
            </w:rPr>
          </w:r>
          <w:r>
            <w:rPr>
              <w:noProof/>
              <w:webHidden/>
            </w:rPr>
            <w:fldChar w:fldCharType="separate"/>
          </w:r>
          <w:ins w:id="39" w:author="Dave Cracknell" w:date="2018-06-07T10:44:00Z">
            <w:r>
              <w:rPr>
                <w:noProof/>
                <w:webHidden/>
              </w:rPr>
              <w:t>6</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40" w:author="Dave Cracknell" w:date="2018-06-07T10:44:00Z"/>
              <w:rFonts w:eastAsiaTheme="minorEastAsia"/>
              <w:noProof/>
            </w:rPr>
          </w:pPr>
          <w:ins w:id="41"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"_Toc516131630"</w:instrText>
            </w:r>
            <w:r w:rsidRPr="000C3670">
              <w:rPr>
                <w:rStyle w:val="Hyperlink"/>
                <w:noProof/>
              </w:rPr>
              <w:instrText xml:space="preserve"> </w:instrText>
            </w:r>
            <w:r w:rsidRPr="000C3670">
              <w:rPr>
                <w:rStyle w:val="Hyperlink"/>
                <w:noProof/>
              </w:rPr>
              <w:fldChar w:fldCharType="separate"/>
            </w:r>
            <w:r w:rsidRPr="000C3670">
              <w:rPr>
                <w:rStyle w:val="Hyperlink"/>
                <w:noProof/>
              </w:rPr>
              <w:t>4.2.3</w:t>
            </w:r>
            <w:r>
              <w:rPr>
                <w:rFonts w:eastAsiaTheme="minorEastAsia"/>
                <w:noProof/>
              </w:rPr>
              <w:tab/>
            </w:r>
            <w:r w:rsidRPr="000C3670">
              <w:rPr>
                <w:rStyle w:val="Hyperlink"/>
                <w:noProof/>
              </w:rPr>
              <w:t>REFRESH CONNECTOR</w:t>
            </w:r>
            <w:r>
              <w:rPr>
                <w:noProof/>
                <w:webHidden/>
              </w:rPr>
              <w:tab/>
            </w:r>
            <w:r>
              <w:rPr>
                <w:noProof/>
                <w:webHidden/>
              </w:rPr>
              <w:fldChar w:fldCharType="begin"/>
            </w:r>
            <w:r>
              <w:rPr>
                <w:noProof/>
                <w:webHidden/>
              </w:rPr>
              <w:instrText xml:space="preserve"> PAGEREF _Toc516131630 \h </w:instrText>
            </w:r>
          </w:ins>
          <w:r>
            <w:rPr>
              <w:noProof/>
              <w:webHidden/>
            </w:rPr>
          </w:r>
          <w:r>
            <w:rPr>
              <w:noProof/>
              <w:webHidden/>
            </w:rPr>
            <w:fldChar w:fldCharType="separate"/>
          </w:r>
          <w:ins w:id="42" w:author="Dave Cracknell" w:date="2018-06-07T10:44:00Z">
            <w:r>
              <w:rPr>
                <w:noProof/>
                <w:webHidden/>
              </w:rPr>
              <w:t>6</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43" w:author="Dave Cracknell" w:date="2018-06-07T10:44:00Z"/>
              <w:rFonts w:eastAsiaTheme="minorEastAsia"/>
              <w:noProof/>
            </w:rPr>
          </w:pPr>
          <w:ins w:id="44"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"_Toc516131631"</w:instrText>
            </w:r>
            <w:r w:rsidRPr="000C3670">
              <w:rPr>
                <w:rStyle w:val="Hyperlink"/>
                <w:noProof/>
              </w:rPr>
              <w:instrText xml:space="preserve"> </w:instrText>
            </w:r>
            <w:r w:rsidRPr="000C3670">
              <w:rPr>
                <w:rStyle w:val="Hyperlink"/>
                <w:noProof/>
              </w:rPr>
              <w:fldChar w:fldCharType="separate"/>
            </w:r>
            <w:r w:rsidRPr="000C3670">
              <w:rPr>
                <w:rStyle w:val="Hyperlink"/>
                <w:noProof/>
              </w:rPr>
              <w:t>4.2.4</w:t>
            </w:r>
            <w:r>
              <w:rPr>
                <w:rFonts w:eastAsiaTheme="minorEastAsia"/>
                <w:noProof/>
              </w:rPr>
              <w:tab/>
            </w:r>
            <w:r w:rsidRPr="000C3670">
              <w:rPr>
                <w:rStyle w:val="Hyperlink"/>
                <w:noProof/>
              </w:rPr>
              <w:t>CREATE AS SELECT</w:t>
            </w:r>
            <w:r>
              <w:rPr>
                <w:noProof/>
                <w:webHidden/>
              </w:rPr>
              <w:tab/>
            </w:r>
            <w:r>
              <w:rPr>
                <w:noProof/>
                <w:webHidden/>
              </w:rPr>
              <w:fldChar w:fldCharType="begin"/>
            </w:r>
            <w:r>
              <w:rPr>
                <w:noProof/>
                <w:webHidden/>
              </w:rPr>
              <w:instrText xml:space="preserve"> PAGEREF _Toc516131631 \h </w:instrText>
            </w:r>
          </w:ins>
          <w:r>
            <w:rPr>
              <w:noProof/>
              <w:webHidden/>
            </w:rPr>
          </w:r>
          <w:r>
            <w:rPr>
              <w:noProof/>
              <w:webHidden/>
            </w:rPr>
            <w:fldChar w:fldCharType="separate"/>
          </w:r>
          <w:ins w:id="45" w:author="Dave Cracknell" w:date="2018-06-07T10:44:00Z">
            <w:r>
              <w:rPr>
                <w:noProof/>
                <w:webHidden/>
              </w:rPr>
              <w:t>6</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46" w:author="Dave Cracknell" w:date="2018-06-07T10:44:00Z"/>
              <w:rFonts w:eastAsiaTheme="minorEastAsia"/>
              <w:noProof/>
            </w:rPr>
          </w:pPr>
          <w:ins w:id="47"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"_Toc516131632"</w:instrText>
            </w:r>
            <w:r w:rsidRPr="000C3670">
              <w:rPr>
                <w:rStyle w:val="Hyperlink"/>
                <w:noProof/>
              </w:rPr>
              <w:instrText xml:space="preserve"> </w:instrText>
            </w:r>
            <w:r w:rsidRPr="000C3670">
              <w:rPr>
                <w:rStyle w:val="Hyperlink"/>
                <w:noProof/>
              </w:rPr>
              <w:fldChar w:fldCharType="separate"/>
            </w:r>
            <w:r w:rsidRPr="000C3670">
              <w:rPr>
                <w:rStyle w:val="Hyperlink"/>
                <w:noProof/>
              </w:rPr>
              <w:t>4.2.5</w:t>
            </w:r>
            <w:r>
              <w:rPr>
                <w:rFonts w:eastAsiaTheme="minorEastAsia"/>
                <w:noProof/>
              </w:rPr>
              <w:tab/>
            </w:r>
            <w:r w:rsidRPr="000C3670">
              <w:rPr>
                <w:rStyle w:val="Hyperlink"/>
                <w:noProof/>
              </w:rPr>
              <w:t>Support for Prepared Statements</w:t>
            </w:r>
            <w:r>
              <w:rPr>
                <w:noProof/>
                <w:webHidden/>
              </w:rPr>
              <w:tab/>
            </w:r>
            <w:r>
              <w:rPr>
                <w:noProof/>
                <w:webHidden/>
              </w:rPr>
              <w:fldChar w:fldCharType="begin"/>
            </w:r>
            <w:r>
              <w:rPr>
                <w:noProof/>
                <w:webHidden/>
              </w:rPr>
              <w:instrText xml:space="preserve"> PAGEREF _Toc516131632 \h </w:instrText>
            </w:r>
          </w:ins>
          <w:r>
            <w:rPr>
              <w:noProof/>
              <w:webHidden/>
            </w:rPr>
          </w:r>
          <w:r>
            <w:rPr>
              <w:noProof/>
              <w:webHidden/>
            </w:rPr>
            <w:fldChar w:fldCharType="separate"/>
          </w:r>
          <w:ins w:id="48" w:author="Dave Cracknell" w:date="2018-06-07T10:44:00Z">
            <w:r>
              <w:rPr>
                <w:noProof/>
                <w:webHidden/>
              </w:rPr>
              <w:t>6</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49" w:author="Dave Cracknell" w:date="2018-06-07T10:44:00Z"/>
              <w:rFonts w:eastAsiaTheme="minorEastAsia"/>
              <w:noProof/>
            </w:rPr>
          </w:pPr>
          <w:ins w:id="50"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"_Toc516131633"</w:instrText>
            </w:r>
            <w:r w:rsidRPr="000C3670">
              <w:rPr>
                <w:rStyle w:val="Hyperlink"/>
                <w:noProof/>
              </w:rPr>
              <w:instrText xml:space="preserve"> </w:instrText>
            </w:r>
            <w:r w:rsidRPr="000C3670">
              <w:rPr>
                <w:rStyle w:val="Hyperlink"/>
                <w:noProof/>
              </w:rPr>
              <w:fldChar w:fldCharType="separate"/>
            </w:r>
            <w:r w:rsidRPr="000C3670">
              <w:rPr>
                <w:rStyle w:val="Hyperlink"/>
                <w:noProof/>
              </w:rPr>
              <w:t>4.2.6</w:t>
            </w:r>
            <w:r>
              <w:rPr>
                <w:rFonts w:eastAsiaTheme="minorEastAsia"/>
                <w:noProof/>
              </w:rPr>
              <w:tab/>
            </w:r>
            <w:r w:rsidRPr="000C3670">
              <w:rPr>
                <w:rStyle w:val="Hyperlink"/>
                <w:noProof/>
              </w:rPr>
              <w:t>Rapids-shell v2</w:t>
            </w:r>
            <w:r>
              <w:rPr>
                <w:noProof/>
                <w:webHidden/>
              </w:rPr>
              <w:tab/>
            </w:r>
            <w:r>
              <w:rPr>
                <w:noProof/>
                <w:webHidden/>
              </w:rPr>
              <w:fldChar w:fldCharType="begin"/>
            </w:r>
            <w:r>
              <w:rPr>
                <w:noProof/>
                <w:webHidden/>
              </w:rPr>
              <w:instrText xml:space="preserve"> PAGEREF _Toc516131633 \h </w:instrText>
            </w:r>
          </w:ins>
          <w:r>
            <w:rPr>
              <w:noProof/>
              <w:webHidden/>
            </w:rPr>
          </w:r>
          <w:r>
            <w:rPr>
              <w:noProof/>
              <w:webHidden/>
            </w:rPr>
            <w:fldChar w:fldCharType="separate"/>
          </w:r>
          <w:ins w:id="51" w:author="Dave Cracknell" w:date="2018-06-07T10:44:00Z">
            <w:r>
              <w:rPr>
                <w:noProof/>
                <w:webHidden/>
              </w:rPr>
              <w:t>6</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52" w:author="Dave Cracknell" w:date="2018-06-07T10:44:00Z"/>
              <w:rFonts w:eastAsiaTheme="minorEastAsia"/>
              <w:noProof/>
            </w:rPr>
          </w:pPr>
          <w:ins w:id="53"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"_Toc516131634"</w:instrText>
            </w:r>
            <w:r w:rsidRPr="000C3670">
              <w:rPr>
                <w:rStyle w:val="Hyperlink"/>
                <w:noProof/>
              </w:rPr>
              <w:instrText xml:space="preserve"> </w:instrText>
            </w:r>
            <w:r w:rsidRPr="000C3670">
              <w:rPr>
                <w:rStyle w:val="Hyperlink"/>
                <w:noProof/>
              </w:rPr>
              <w:fldChar w:fldCharType="separate"/>
            </w:r>
            <w:r w:rsidRPr="000C3670">
              <w:rPr>
                <w:rStyle w:val="Hyperlink"/>
                <w:noProof/>
              </w:rPr>
              <w:t>4.2.7</w:t>
            </w:r>
            <w:r>
              <w:rPr>
                <w:rFonts w:eastAsiaTheme="minorEastAsia"/>
                <w:noProof/>
              </w:rPr>
              <w:tab/>
            </w:r>
            <w:r w:rsidRPr="000C3670">
              <w:rPr>
                <w:rStyle w:val="Hyperlink"/>
                <w:noProof/>
              </w:rPr>
              <w:t>SE: TPC-H SF10000 Feasibility Study</w:t>
            </w:r>
            <w:r>
              <w:rPr>
                <w:noProof/>
                <w:webHidden/>
              </w:rPr>
              <w:tab/>
            </w:r>
            <w:r>
              <w:rPr>
                <w:noProof/>
                <w:webHidden/>
              </w:rPr>
              <w:fldChar w:fldCharType="begin"/>
            </w:r>
            <w:r>
              <w:rPr>
                <w:noProof/>
                <w:webHidden/>
              </w:rPr>
              <w:instrText xml:space="preserve"> PAGEREF _Toc516131634 \h </w:instrText>
            </w:r>
          </w:ins>
          <w:r>
            <w:rPr>
              <w:noProof/>
              <w:webHidden/>
            </w:rPr>
          </w:r>
          <w:r>
            <w:rPr>
              <w:noProof/>
              <w:webHidden/>
            </w:rPr>
            <w:fldChar w:fldCharType="separate"/>
          </w:r>
          <w:ins w:id="54" w:author="Dave Cracknell" w:date="2018-06-07T10:44:00Z">
            <w:r>
              <w:rPr>
                <w:noProof/>
                <w:webHidden/>
              </w:rPr>
              <w:t>7</w:t>
            </w:r>
            <w:r>
              <w:rPr>
                <w:noProof/>
                <w:webHidden/>
              </w:rPr>
              <w:fldChar w:fldCharType="end"/>
            </w:r>
            <w:r w:rsidRPr="000C3670">
              <w:rPr>
                <w:rStyle w:val="Hyperlink"/>
                <w:noProof/>
              </w:rPr>
              <w:fldChar w:fldCharType="end"/>
            </w:r>
          </w:ins>
        </w:p>
        <w:p w:rsidR="00E51925" w:rsidRDefault="00E51925">
          <w:pPr>
            <w:pStyle w:val="TOC2"/>
            <w:tabs>
              <w:tab w:val="left" w:pos="880"/>
              <w:tab w:val="right" w:leader="dot" w:pos="9350"/>
            </w:tabs>
            <w:rPr>
              <w:ins w:id="55" w:author="Dave Cracknell" w:date="2018-06-07T10:44:00Z"/>
              <w:rFonts w:eastAsiaTheme="minorEastAsia"/>
              <w:noProof/>
            </w:rPr>
          </w:pPr>
          <w:ins w:id="56"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"_Toc516131635"</w:instrText>
            </w:r>
            <w:r w:rsidRPr="000C3670">
              <w:rPr>
                <w:rStyle w:val="Hyperlink"/>
                <w:noProof/>
              </w:rPr>
              <w:instrText xml:space="preserve"> </w:instrText>
            </w:r>
            <w:r w:rsidRPr="000C3670">
              <w:rPr>
                <w:rStyle w:val="Hyperlink"/>
                <w:noProof/>
              </w:rPr>
              <w:fldChar w:fldCharType="separate"/>
            </w:r>
            <w:r w:rsidRPr="000C3670">
              <w:rPr>
                <w:rStyle w:val="Hyperlink"/>
                <w:noProof/>
              </w:rPr>
              <w:t>4.3</w:t>
            </w:r>
            <w:r>
              <w:rPr>
                <w:rFonts w:eastAsiaTheme="minorEastAsia"/>
                <w:noProof/>
              </w:rPr>
              <w:tab/>
            </w:r>
            <w:r w:rsidRPr="000C3670">
              <w:rPr>
                <w:rStyle w:val="Hyperlink"/>
                <w:noProof/>
              </w:rPr>
              <w:t>Release 3.4.1</w:t>
            </w:r>
            <w:r>
              <w:rPr>
                <w:noProof/>
                <w:webHidden/>
              </w:rPr>
              <w:tab/>
            </w:r>
            <w:r>
              <w:rPr>
                <w:noProof/>
                <w:webHidden/>
              </w:rPr>
              <w:fldChar w:fldCharType="begin"/>
            </w:r>
            <w:r>
              <w:rPr>
                <w:noProof/>
                <w:webHidden/>
              </w:rPr>
              <w:instrText xml:space="preserve"> PAGEREF _Toc516131635 \h </w:instrText>
            </w:r>
          </w:ins>
          <w:r>
            <w:rPr>
              <w:noProof/>
              <w:webHidden/>
            </w:rPr>
          </w:r>
          <w:r>
            <w:rPr>
              <w:noProof/>
              <w:webHidden/>
            </w:rPr>
            <w:fldChar w:fldCharType="separate"/>
          </w:r>
          <w:ins w:id="57" w:author="Dave Cracknell" w:date="2018-06-07T10:44:00Z">
            <w:r>
              <w:rPr>
                <w:noProof/>
                <w:webHidden/>
              </w:rPr>
              <w:t>7</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58" w:author="Dave Cracknell" w:date="2018-06-07T10:44:00Z"/>
              <w:rFonts w:eastAsiaTheme="minorEastAsia"/>
              <w:noProof/>
            </w:rPr>
          </w:pPr>
          <w:ins w:id="59"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"_Toc516131636"</w:instrText>
            </w:r>
            <w:r w:rsidRPr="000C3670">
              <w:rPr>
                <w:rStyle w:val="Hyperlink"/>
                <w:noProof/>
              </w:rPr>
              <w:instrText xml:space="preserve"> </w:instrText>
            </w:r>
            <w:r w:rsidRPr="000C3670">
              <w:rPr>
                <w:rStyle w:val="Hyperlink"/>
                <w:noProof/>
              </w:rPr>
              <w:fldChar w:fldCharType="separate"/>
            </w:r>
            <w:r w:rsidRPr="000C3670">
              <w:rPr>
                <w:rStyle w:val="Hyperlink"/>
                <w:noProof/>
              </w:rPr>
              <w:t>4.3.1</w:t>
            </w:r>
            <w:r>
              <w:rPr>
                <w:rFonts w:eastAsiaTheme="minorEastAsia"/>
                <w:noProof/>
              </w:rPr>
              <w:tab/>
            </w:r>
            <w:r w:rsidRPr="000C3670">
              <w:rPr>
                <w:rStyle w:val="Hyperlink"/>
                <w:noProof/>
              </w:rPr>
              <w:t>Hadoop Connector – Support for string function predicates</w:t>
            </w:r>
            <w:r>
              <w:rPr>
                <w:noProof/>
                <w:webHidden/>
              </w:rPr>
              <w:tab/>
            </w:r>
            <w:r>
              <w:rPr>
                <w:noProof/>
                <w:webHidden/>
              </w:rPr>
              <w:fldChar w:fldCharType="begin"/>
            </w:r>
            <w:r>
              <w:rPr>
                <w:noProof/>
                <w:webHidden/>
              </w:rPr>
              <w:instrText xml:space="preserve"> PAGEREF _Toc516131636 \h </w:instrText>
            </w:r>
          </w:ins>
          <w:r>
            <w:rPr>
              <w:noProof/>
              <w:webHidden/>
            </w:rPr>
          </w:r>
          <w:r>
            <w:rPr>
              <w:noProof/>
              <w:webHidden/>
            </w:rPr>
            <w:fldChar w:fldCharType="separate"/>
          </w:r>
          <w:ins w:id="60" w:author="Dave Cracknell" w:date="2018-06-07T10:44:00Z">
            <w:r>
              <w:rPr>
                <w:noProof/>
                <w:webHidden/>
              </w:rPr>
              <w:t>7</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61" w:author="Dave Cracknell" w:date="2018-06-07T10:44:00Z"/>
              <w:rFonts w:eastAsiaTheme="minorEastAsia"/>
              <w:noProof/>
            </w:rPr>
          </w:pPr>
          <w:ins w:id="62"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"_Toc516131637"</w:instrText>
            </w:r>
            <w:r w:rsidRPr="000C3670">
              <w:rPr>
                <w:rStyle w:val="Hyperlink"/>
                <w:noProof/>
              </w:rPr>
              <w:instrText xml:space="preserve"> </w:instrText>
            </w:r>
            <w:r w:rsidRPr="000C3670">
              <w:rPr>
                <w:rStyle w:val="Hyperlink"/>
                <w:noProof/>
              </w:rPr>
              <w:fldChar w:fldCharType="separate"/>
            </w:r>
            <w:r w:rsidRPr="000C3670">
              <w:rPr>
                <w:rStyle w:val="Hyperlink"/>
                <w:noProof/>
              </w:rPr>
              <w:t>4.3.2</w:t>
            </w:r>
            <w:r>
              <w:rPr>
                <w:rFonts w:eastAsiaTheme="minorEastAsia"/>
                <w:noProof/>
              </w:rPr>
              <w:tab/>
            </w:r>
            <w:r w:rsidRPr="000C3670">
              <w:rPr>
                <w:rStyle w:val="Hyperlink"/>
                <w:noProof/>
              </w:rPr>
              <w:t>Hadoop Connector – WRITE Interface Phase 1</w:t>
            </w:r>
            <w:r>
              <w:rPr>
                <w:noProof/>
                <w:webHidden/>
              </w:rPr>
              <w:tab/>
            </w:r>
            <w:r>
              <w:rPr>
                <w:noProof/>
                <w:webHidden/>
              </w:rPr>
              <w:fldChar w:fldCharType="begin"/>
            </w:r>
            <w:r>
              <w:rPr>
                <w:noProof/>
                <w:webHidden/>
              </w:rPr>
              <w:instrText xml:space="preserve"> PAGEREF _Toc516131637 \h </w:instrText>
            </w:r>
          </w:ins>
          <w:r>
            <w:rPr>
              <w:noProof/>
              <w:webHidden/>
            </w:rPr>
          </w:r>
          <w:r>
            <w:rPr>
              <w:noProof/>
              <w:webHidden/>
            </w:rPr>
            <w:fldChar w:fldCharType="separate"/>
          </w:r>
          <w:ins w:id="63" w:author="Dave Cracknell" w:date="2018-06-07T10:44:00Z">
            <w:r>
              <w:rPr>
                <w:noProof/>
                <w:webHidden/>
              </w:rPr>
              <w:t>7</w:t>
            </w:r>
            <w:r>
              <w:rPr>
                <w:noProof/>
                <w:webHidden/>
              </w:rPr>
              <w:fldChar w:fldCharType="end"/>
            </w:r>
            <w:r w:rsidRPr="000C3670">
              <w:rPr>
                <w:rStyle w:val="Hyperlink"/>
                <w:noProof/>
              </w:rPr>
              <w:fldChar w:fldCharType="end"/>
            </w:r>
          </w:ins>
        </w:p>
        <w:p w:rsidR="00E51925" w:rsidRDefault="00E51925">
          <w:pPr>
            <w:pStyle w:val="TOC4"/>
            <w:tabs>
              <w:tab w:val="left" w:pos="1540"/>
              <w:tab w:val="right" w:leader="dot" w:pos="9350"/>
            </w:tabs>
            <w:rPr>
              <w:ins w:id="64" w:author="Dave Cracknell" w:date="2018-06-07T10:44:00Z"/>
              <w:rFonts w:eastAsiaTheme="minorEastAsia"/>
              <w:noProof/>
            </w:rPr>
          </w:pPr>
          <w:ins w:id="65"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"_Toc516131638"</w:instrText>
            </w:r>
            <w:r w:rsidRPr="000C3670">
              <w:rPr>
                <w:rStyle w:val="Hyperlink"/>
                <w:noProof/>
              </w:rPr>
              <w:instrText xml:space="preserve"> </w:instrText>
            </w:r>
            <w:r w:rsidRPr="000C3670">
              <w:rPr>
                <w:rStyle w:val="Hyperlink"/>
                <w:noProof/>
              </w:rPr>
              <w:fldChar w:fldCharType="separate"/>
            </w:r>
            <w:r w:rsidRPr="000C3670">
              <w:rPr>
                <w:rStyle w:val="Hyperlink"/>
                <w:noProof/>
              </w:rPr>
              <w:t>4.3.2.1</w:t>
            </w:r>
            <w:r>
              <w:rPr>
                <w:rFonts w:eastAsiaTheme="minorEastAsia"/>
                <w:noProof/>
              </w:rPr>
              <w:tab/>
            </w:r>
            <w:r w:rsidRPr="000C3670">
              <w:rPr>
                <w:rStyle w:val="Hyperlink"/>
                <w:noProof/>
              </w:rPr>
              <w:t>INSERT Support</w:t>
            </w:r>
            <w:r>
              <w:rPr>
                <w:noProof/>
                <w:webHidden/>
              </w:rPr>
              <w:tab/>
            </w:r>
            <w:r>
              <w:rPr>
                <w:noProof/>
                <w:webHidden/>
              </w:rPr>
              <w:fldChar w:fldCharType="begin"/>
            </w:r>
            <w:r>
              <w:rPr>
                <w:noProof/>
                <w:webHidden/>
              </w:rPr>
              <w:instrText xml:space="preserve"> PAGEREF _Toc516131638 \h </w:instrText>
            </w:r>
          </w:ins>
          <w:r>
            <w:rPr>
              <w:noProof/>
              <w:webHidden/>
            </w:rPr>
          </w:r>
          <w:r>
            <w:rPr>
              <w:noProof/>
              <w:webHidden/>
            </w:rPr>
            <w:fldChar w:fldCharType="separate"/>
          </w:r>
          <w:ins w:id="66" w:author="Dave Cracknell" w:date="2018-06-07T10:44:00Z">
            <w:r>
              <w:rPr>
                <w:noProof/>
                <w:webHidden/>
              </w:rPr>
              <w:t>7</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67" w:author="Dave Cracknell" w:date="2018-06-07T10:44:00Z"/>
              <w:rFonts w:eastAsiaTheme="minorEastAsia"/>
              <w:noProof/>
            </w:rPr>
          </w:pPr>
          <w:ins w:id="68"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"_Toc516131639"</w:instrText>
            </w:r>
            <w:r w:rsidRPr="000C3670">
              <w:rPr>
                <w:rStyle w:val="Hyperlink"/>
                <w:noProof/>
              </w:rPr>
              <w:instrText xml:space="preserve"> </w:instrText>
            </w:r>
            <w:r w:rsidRPr="000C3670">
              <w:rPr>
                <w:rStyle w:val="Hyperlink"/>
                <w:noProof/>
              </w:rPr>
              <w:fldChar w:fldCharType="separate"/>
            </w:r>
            <w:r w:rsidRPr="000C3670">
              <w:rPr>
                <w:rStyle w:val="Hyperlink"/>
                <w:noProof/>
              </w:rPr>
              <w:t>4.3.3</w:t>
            </w:r>
            <w:r>
              <w:rPr>
                <w:rFonts w:eastAsiaTheme="minorEastAsia"/>
                <w:noProof/>
              </w:rPr>
              <w:tab/>
            </w:r>
            <w:r w:rsidRPr="000C3670">
              <w:rPr>
                <w:rStyle w:val="Hyperlink"/>
                <w:noProof/>
              </w:rPr>
              <w:t>TRUNCATE</w:t>
            </w:r>
            <w:r>
              <w:rPr>
                <w:noProof/>
                <w:webHidden/>
              </w:rPr>
              <w:tab/>
            </w:r>
            <w:r>
              <w:rPr>
                <w:noProof/>
                <w:webHidden/>
              </w:rPr>
              <w:fldChar w:fldCharType="begin"/>
            </w:r>
            <w:r>
              <w:rPr>
                <w:noProof/>
                <w:webHidden/>
              </w:rPr>
              <w:instrText xml:space="preserve"> PAGEREF _Toc516131639 \h </w:instrText>
            </w:r>
          </w:ins>
          <w:r>
            <w:rPr>
              <w:noProof/>
              <w:webHidden/>
            </w:rPr>
          </w:r>
          <w:r>
            <w:rPr>
              <w:noProof/>
              <w:webHidden/>
            </w:rPr>
            <w:fldChar w:fldCharType="separate"/>
          </w:r>
          <w:ins w:id="69" w:author="Dave Cracknell" w:date="2018-06-07T10:44:00Z">
            <w:r>
              <w:rPr>
                <w:noProof/>
                <w:webHidden/>
              </w:rPr>
              <w:t>7</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70" w:author="Dave Cracknell" w:date="2018-06-07T10:44:00Z"/>
              <w:rFonts w:eastAsiaTheme="minorEastAsia"/>
              <w:noProof/>
            </w:rPr>
          </w:pPr>
          <w:ins w:id="71"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"_Toc516131640"</w:instrText>
            </w:r>
            <w:r w:rsidRPr="000C3670">
              <w:rPr>
                <w:rStyle w:val="Hyperlink"/>
                <w:noProof/>
              </w:rPr>
              <w:instrText xml:space="preserve"> </w:instrText>
            </w:r>
            <w:r w:rsidRPr="000C3670">
              <w:rPr>
                <w:rStyle w:val="Hyperlink"/>
                <w:noProof/>
              </w:rPr>
              <w:fldChar w:fldCharType="separate"/>
            </w:r>
            <w:r w:rsidRPr="000C3670">
              <w:rPr>
                <w:rStyle w:val="Hyperlink"/>
                <w:noProof/>
              </w:rPr>
              <w:t>4.3.4</w:t>
            </w:r>
            <w:r>
              <w:rPr>
                <w:rFonts w:eastAsiaTheme="minorEastAsia"/>
                <w:noProof/>
              </w:rPr>
              <w:tab/>
            </w:r>
            <w:r w:rsidRPr="000C3670">
              <w:rPr>
                <w:rStyle w:val="Hyperlink"/>
                <w:noProof/>
              </w:rPr>
              <w:t>Rapids-shell Integration with the Unified JDBC Driver</w:t>
            </w:r>
            <w:r>
              <w:rPr>
                <w:noProof/>
                <w:webHidden/>
              </w:rPr>
              <w:tab/>
            </w:r>
            <w:r>
              <w:rPr>
                <w:noProof/>
                <w:webHidden/>
              </w:rPr>
              <w:fldChar w:fldCharType="begin"/>
            </w:r>
            <w:r>
              <w:rPr>
                <w:noProof/>
                <w:webHidden/>
              </w:rPr>
              <w:instrText xml:space="preserve"> PAGEREF _Toc516131640 \h </w:instrText>
            </w:r>
          </w:ins>
          <w:r>
            <w:rPr>
              <w:noProof/>
              <w:webHidden/>
            </w:rPr>
          </w:r>
          <w:r>
            <w:rPr>
              <w:noProof/>
              <w:webHidden/>
            </w:rPr>
            <w:fldChar w:fldCharType="separate"/>
          </w:r>
          <w:ins w:id="72" w:author="Dave Cracknell" w:date="2018-06-07T10:44:00Z">
            <w:r>
              <w:rPr>
                <w:noProof/>
                <w:webHidden/>
              </w:rPr>
              <w:t>7</w:t>
            </w:r>
            <w:r>
              <w:rPr>
                <w:noProof/>
                <w:webHidden/>
              </w:rPr>
              <w:fldChar w:fldCharType="end"/>
            </w:r>
            <w:r w:rsidRPr="000C3670">
              <w:rPr>
                <w:rStyle w:val="Hyperlink"/>
                <w:noProof/>
              </w:rPr>
              <w:fldChar w:fldCharType="end"/>
            </w:r>
          </w:ins>
        </w:p>
        <w:p w:rsidR="00E51925" w:rsidRDefault="00E51925">
          <w:pPr>
            <w:pStyle w:val="TOC2"/>
            <w:tabs>
              <w:tab w:val="left" w:pos="880"/>
              <w:tab w:val="right" w:leader="dot" w:pos="9350"/>
            </w:tabs>
            <w:rPr>
              <w:ins w:id="73" w:author="Dave Cracknell" w:date="2018-06-07T10:44:00Z"/>
              <w:rFonts w:eastAsiaTheme="minorEastAsia"/>
              <w:noProof/>
            </w:rPr>
          </w:pPr>
          <w:ins w:id="74"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"_Toc516131641"</w:instrText>
            </w:r>
            <w:r w:rsidRPr="000C3670">
              <w:rPr>
                <w:rStyle w:val="Hyperlink"/>
                <w:noProof/>
              </w:rPr>
              <w:instrText xml:space="preserve"> </w:instrText>
            </w:r>
            <w:r w:rsidRPr="000C3670">
              <w:rPr>
                <w:rStyle w:val="Hyperlink"/>
                <w:noProof/>
              </w:rPr>
              <w:fldChar w:fldCharType="separate"/>
            </w:r>
            <w:r w:rsidRPr="000C3670">
              <w:rPr>
                <w:rStyle w:val="Hyperlink"/>
                <w:noProof/>
              </w:rPr>
              <w:t>4.4</w:t>
            </w:r>
            <w:r>
              <w:rPr>
                <w:rFonts w:eastAsiaTheme="minorEastAsia"/>
                <w:noProof/>
              </w:rPr>
              <w:tab/>
            </w:r>
            <w:r w:rsidRPr="000C3670">
              <w:rPr>
                <w:rStyle w:val="Hyperlink"/>
                <w:noProof/>
              </w:rPr>
              <w:t>Release 3.5</w:t>
            </w:r>
            <w:r>
              <w:rPr>
                <w:noProof/>
                <w:webHidden/>
              </w:rPr>
              <w:tab/>
            </w:r>
            <w:r>
              <w:rPr>
                <w:noProof/>
                <w:webHidden/>
              </w:rPr>
              <w:fldChar w:fldCharType="begin"/>
            </w:r>
            <w:r>
              <w:rPr>
                <w:noProof/>
                <w:webHidden/>
              </w:rPr>
              <w:instrText xml:space="preserve"> PAGEREF _Toc516131641 \h </w:instrText>
            </w:r>
          </w:ins>
          <w:r>
            <w:rPr>
              <w:noProof/>
              <w:webHidden/>
            </w:rPr>
          </w:r>
          <w:r>
            <w:rPr>
              <w:noProof/>
              <w:webHidden/>
            </w:rPr>
            <w:fldChar w:fldCharType="separate"/>
          </w:r>
          <w:ins w:id="75" w:author="Dave Cracknell" w:date="2018-06-07T10:44:00Z">
            <w:r>
              <w:rPr>
                <w:noProof/>
                <w:webHidden/>
              </w:rPr>
              <w:t>8</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76" w:author="Dave Cracknell" w:date="2018-06-07T10:44:00Z"/>
              <w:rFonts w:eastAsiaTheme="minorEastAsia"/>
              <w:noProof/>
            </w:rPr>
          </w:pPr>
          <w:ins w:id="77"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"_Toc516131642"</w:instrText>
            </w:r>
            <w:r w:rsidRPr="000C3670">
              <w:rPr>
                <w:rStyle w:val="Hyperlink"/>
                <w:noProof/>
              </w:rPr>
              <w:instrText xml:space="preserve"> </w:instrText>
            </w:r>
            <w:r w:rsidRPr="000C3670">
              <w:rPr>
                <w:rStyle w:val="Hyperlink"/>
                <w:noProof/>
              </w:rPr>
              <w:fldChar w:fldCharType="separate"/>
            </w:r>
            <w:r w:rsidRPr="000C3670">
              <w:rPr>
                <w:rStyle w:val="Hyperlink"/>
                <w:noProof/>
              </w:rPr>
              <w:t>4.4.1</w:t>
            </w:r>
            <w:r>
              <w:rPr>
                <w:rFonts w:eastAsiaTheme="minorEastAsia"/>
                <w:noProof/>
              </w:rPr>
              <w:tab/>
            </w:r>
            <w:r w:rsidRPr="000C3670">
              <w:rPr>
                <w:rStyle w:val="Hyperlink"/>
                <w:noProof/>
              </w:rPr>
              <w:t>Execution Engine Performance Improvements – Phase 1</w:t>
            </w:r>
            <w:r>
              <w:rPr>
                <w:noProof/>
                <w:webHidden/>
              </w:rPr>
              <w:tab/>
            </w:r>
            <w:r>
              <w:rPr>
                <w:noProof/>
                <w:webHidden/>
              </w:rPr>
              <w:fldChar w:fldCharType="begin"/>
            </w:r>
            <w:r>
              <w:rPr>
                <w:noProof/>
                <w:webHidden/>
              </w:rPr>
              <w:instrText xml:space="preserve"> PAGEREF _Toc516131642 \h </w:instrText>
            </w:r>
          </w:ins>
          <w:r>
            <w:rPr>
              <w:noProof/>
              <w:webHidden/>
            </w:rPr>
          </w:r>
          <w:r>
            <w:rPr>
              <w:noProof/>
              <w:webHidden/>
            </w:rPr>
            <w:fldChar w:fldCharType="separate"/>
          </w:r>
          <w:ins w:id="78" w:author="Dave Cracknell" w:date="2018-06-07T10:44:00Z">
            <w:r>
              <w:rPr>
                <w:noProof/>
                <w:webHidden/>
              </w:rPr>
              <w:t>8</w:t>
            </w:r>
            <w:r>
              <w:rPr>
                <w:noProof/>
                <w:webHidden/>
              </w:rPr>
              <w:fldChar w:fldCharType="end"/>
            </w:r>
            <w:r w:rsidRPr="000C3670">
              <w:rPr>
                <w:rStyle w:val="Hyperlink"/>
                <w:noProof/>
              </w:rPr>
              <w:fldChar w:fldCharType="end"/>
            </w:r>
          </w:ins>
        </w:p>
        <w:p w:rsidR="00E51925" w:rsidRDefault="00E51925">
          <w:pPr>
            <w:pStyle w:val="TOC4"/>
            <w:tabs>
              <w:tab w:val="left" w:pos="1540"/>
              <w:tab w:val="right" w:leader="dot" w:pos="9350"/>
            </w:tabs>
            <w:rPr>
              <w:ins w:id="79" w:author="Dave Cracknell" w:date="2018-06-07T10:44:00Z"/>
              <w:rFonts w:eastAsiaTheme="minorEastAsia"/>
              <w:noProof/>
            </w:rPr>
          </w:pPr>
          <w:ins w:id="80"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"_Toc516131643"</w:instrText>
            </w:r>
            <w:r w:rsidRPr="000C3670">
              <w:rPr>
                <w:rStyle w:val="Hyperlink"/>
                <w:noProof/>
              </w:rPr>
              <w:instrText xml:space="preserve"> </w:instrText>
            </w:r>
            <w:r w:rsidRPr="000C3670">
              <w:rPr>
                <w:rStyle w:val="Hyperlink"/>
                <w:noProof/>
              </w:rPr>
              <w:fldChar w:fldCharType="separate"/>
            </w:r>
            <w:r w:rsidRPr="000C3670">
              <w:rPr>
                <w:rStyle w:val="Hyperlink"/>
                <w:noProof/>
              </w:rPr>
              <w:t>4.4.1.1</w:t>
            </w:r>
            <w:r>
              <w:rPr>
                <w:rFonts w:eastAsiaTheme="minorEastAsia"/>
                <w:noProof/>
              </w:rPr>
              <w:tab/>
            </w:r>
            <w:r w:rsidRPr="000C3670">
              <w:rPr>
                <w:rStyle w:val="Hyperlink"/>
                <w:noProof/>
              </w:rPr>
              <w:t>Hash Map Improvement</w:t>
            </w:r>
            <w:r>
              <w:rPr>
                <w:noProof/>
                <w:webHidden/>
              </w:rPr>
              <w:tab/>
            </w:r>
            <w:r>
              <w:rPr>
                <w:noProof/>
                <w:webHidden/>
              </w:rPr>
              <w:fldChar w:fldCharType="begin"/>
            </w:r>
            <w:r>
              <w:rPr>
                <w:noProof/>
                <w:webHidden/>
              </w:rPr>
              <w:instrText xml:space="preserve"> PAGEREF _Toc516131643 \h </w:instrText>
            </w:r>
          </w:ins>
          <w:r>
            <w:rPr>
              <w:noProof/>
              <w:webHidden/>
            </w:rPr>
          </w:r>
          <w:r>
            <w:rPr>
              <w:noProof/>
              <w:webHidden/>
            </w:rPr>
            <w:fldChar w:fldCharType="separate"/>
          </w:r>
          <w:ins w:id="81" w:author="Dave Cracknell" w:date="2018-06-07T10:44:00Z">
            <w:r>
              <w:rPr>
                <w:noProof/>
                <w:webHidden/>
              </w:rPr>
              <w:t>8</w:t>
            </w:r>
            <w:r>
              <w:rPr>
                <w:noProof/>
                <w:webHidden/>
              </w:rPr>
              <w:fldChar w:fldCharType="end"/>
            </w:r>
            <w:r w:rsidRPr="000C3670">
              <w:rPr>
                <w:rStyle w:val="Hyperlink"/>
                <w:noProof/>
              </w:rPr>
              <w:fldChar w:fldCharType="end"/>
            </w:r>
          </w:ins>
        </w:p>
        <w:p w:rsidR="00E51925" w:rsidRDefault="00E51925">
          <w:pPr>
            <w:pStyle w:val="TOC4"/>
            <w:tabs>
              <w:tab w:val="left" w:pos="1540"/>
              <w:tab w:val="right" w:leader="dot" w:pos="9350"/>
            </w:tabs>
            <w:rPr>
              <w:ins w:id="82" w:author="Dave Cracknell" w:date="2018-06-07T10:44:00Z"/>
              <w:rFonts w:eastAsiaTheme="minorEastAsia"/>
              <w:noProof/>
            </w:rPr>
          </w:pPr>
          <w:ins w:id="83"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"_Toc516131644"</w:instrText>
            </w:r>
            <w:r w:rsidRPr="000C3670">
              <w:rPr>
                <w:rStyle w:val="Hyperlink"/>
                <w:noProof/>
              </w:rPr>
              <w:instrText xml:space="preserve"> </w:instrText>
            </w:r>
            <w:r w:rsidRPr="000C3670">
              <w:rPr>
                <w:rStyle w:val="Hyperlink"/>
                <w:noProof/>
              </w:rPr>
              <w:fldChar w:fldCharType="separate"/>
            </w:r>
            <w:r w:rsidRPr="000C3670">
              <w:rPr>
                <w:rStyle w:val="Hyperlink"/>
                <w:noProof/>
              </w:rPr>
              <w:t>4.4.1.2</w:t>
            </w:r>
            <w:r>
              <w:rPr>
                <w:rFonts w:eastAsiaTheme="minorEastAsia"/>
                <w:noProof/>
              </w:rPr>
              <w:tab/>
            </w:r>
            <w:r w:rsidRPr="000C3670">
              <w:rPr>
                <w:rStyle w:val="Hyperlink"/>
                <w:noProof/>
              </w:rPr>
              <w:t>Move Major Data Structures Off-heap</w:t>
            </w:r>
            <w:r>
              <w:rPr>
                <w:noProof/>
                <w:webHidden/>
              </w:rPr>
              <w:tab/>
            </w:r>
            <w:r>
              <w:rPr>
                <w:noProof/>
                <w:webHidden/>
              </w:rPr>
              <w:fldChar w:fldCharType="begin"/>
            </w:r>
            <w:r>
              <w:rPr>
                <w:noProof/>
                <w:webHidden/>
              </w:rPr>
              <w:instrText xml:space="preserve"> PAGEREF _Toc516131644 \h </w:instrText>
            </w:r>
          </w:ins>
          <w:r>
            <w:rPr>
              <w:noProof/>
              <w:webHidden/>
            </w:rPr>
          </w:r>
          <w:r>
            <w:rPr>
              <w:noProof/>
              <w:webHidden/>
            </w:rPr>
            <w:fldChar w:fldCharType="separate"/>
          </w:r>
          <w:ins w:id="84" w:author="Dave Cracknell" w:date="2018-06-07T10:44:00Z">
            <w:r>
              <w:rPr>
                <w:noProof/>
                <w:webHidden/>
              </w:rPr>
              <w:t>8</w:t>
            </w:r>
            <w:r>
              <w:rPr>
                <w:noProof/>
                <w:webHidden/>
              </w:rPr>
              <w:fldChar w:fldCharType="end"/>
            </w:r>
            <w:r w:rsidRPr="000C3670">
              <w:rPr>
                <w:rStyle w:val="Hyperlink"/>
                <w:noProof/>
              </w:rPr>
              <w:fldChar w:fldCharType="end"/>
            </w:r>
          </w:ins>
        </w:p>
        <w:p w:rsidR="00E51925" w:rsidRDefault="00E51925">
          <w:pPr>
            <w:pStyle w:val="TOC4"/>
            <w:tabs>
              <w:tab w:val="left" w:pos="1540"/>
              <w:tab w:val="right" w:leader="dot" w:pos="9350"/>
            </w:tabs>
            <w:rPr>
              <w:ins w:id="85" w:author="Dave Cracknell" w:date="2018-06-07T10:44:00Z"/>
              <w:rFonts w:eastAsiaTheme="minorEastAsia"/>
              <w:noProof/>
            </w:rPr>
          </w:pPr>
          <w:ins w:id="86"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"_Toc516131645"</w:instrText>
            </w:r>
            <w:r w:rsidRPr="000C3670">
              <w:rPr>
                <w:rStyle w:val="Hyperlink"/>
                <w:noProof/>
              </w:rPr>
              <w:instrText xml:space="preserve"> </w:instrText>
            </w:r>
            <w:r w:rsidRPr="000C3670">
              <w:rPr>
                <w:rStyle w:val="Hyperlink"/>
                <w:noProof/>
              </w:rPr>
              <w:fldChar w:fldCharType="separate"/>
            </w:r>
            <w:r w:rsidRPr="000C3670">
              <w:rPr>
                <w:rStyle w:val="Hyperlink"/>
                <w:noProof/>
              </w:rPr>
              <w:t>4.4.1.3</w:t>
            </w:r>
            <w:r>
              <w:rPr>
                <w:rFonts w:eastAsiaTheme="minorEastAsia"/>
                <w:noProof/>
              </w:rPr>
              <w:tab/>
            </w:r>
            <w:r w:rsidRPr="000C3670">
              <w:rPr>
                <w:rStyle w:val="Hyperlink"/>
                <w:noProof/>
              </w:rPr>
              <w:t>.Resource Framework</w:t>
            </w:r>
            <w:r>
              <w:rPr>
                <w:noProof/>
                <w:webHidden/>
              </w:rPr>
              <w:tab/>
            </w:r>
            <w:r>
              <w:rPr>
                <w:noProof/>
                <w:webHidden/>
              </w:rPr>
              <w:fldChar w:fldCharType="begin"/>
            </w:r>
            <w:r>
              <w:rPr>
                <w:noProof/>
                <w:webHidden/>
              </w:rPr>
              <w:instrText xml:space="preserve"> PAGEREF _Toc516131645 \h </w:instrText>
            </w:r>
          </w:ins>
          <w:r>
            <w:rPr>
              <w:noProof/>
              <w:webHidden/>
            </w:rPr>
          </w:r>
          <w:r>
            <w:rPr>
              <w:noProof/>
              <w:webHidden/>
            </w:rPr>
            <w:fldChar w:fldCharType="separate"/>
          </w:r>
          <w:ins w:id="87" w:author="Dave Cracknell" w:date="2018-06-07T10:44:00Z">
            <w:r>
              <w:rPr>
                <w:noProof/>
                <w:webHidden/>
              </w:rPr>
              <w:t>8</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88" w:author="Dave Cracknell" w:date="2018-06-07T10:44:00Z"/>
              <w:rFonts w:eastAsiaTheme="minorEastAsia"/>
              <w:noProof/>
            </w:rPr>
          </w:pPr>
          <w:ins w:id="89"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"_Toc516131646"</w:instrText>
            </w:r>
            <w:r w:rsidRPr="000C3670">
              <w:rPr>
                <w:rStyle w:val="Hyperlink"/>
                <w:noProof/>
              </w:rPr>
              <w:instrText xml:space="preserve"> </w:instrText>
            </w:r>
            <w:r w:rsidRPr="000C3670">
              <w:rPr>
                <w:rStyle w:val="Hyperlink"/>
                <w:noProof/>
              </w:rPr>
              <w:fldChar w:fldCharType="separate"/>
            </w:r>
            <w:r w:rsidRPr="000C3670">
              <w:rPr>
                <w:rStyle w:val="Hyperlink"/>
                <w:noProof/>
              </w:rPr>
              <w:t>4.4.2</w:t>
            </w:r>
            <w:r>
              <w:rPr>
                <w:rFonts w:eastAsiaTheme="minorEastAsia"/>
                <w:noProof/>
              </w:rPr>
              <w:tab/>
            </w:r>
            <w:r w:rsidRPr="000C3670">
              <w:rPr>
                <w:rStyle w:val="Hyperlink"/>
                <w:noProof/>
              </w:rPr>
              <w:t>SE Integration with New Execution Engine</w:t>
            </w:r>
            <w:r>
              <w:rPr>
                <w:noProof/>
                <w:webHidden/>
              </w:rPr>
              <w:tab/>
            </w:r>
            <w:r>
              <w:rPr>
                <w:noProof/>
                <w:webHidden/>
              </w:rPr>
              <w:fldChar w:fldCharType="begin"/>
            </w:r>
            <w:r>
              <w:rPr>
                <w:noProof/>
                <w:webHidden/>
              </w:rPr>
              <w:instrText xml:space="preserve"> PAGEREF _Toc516131646 \h </w:instrText>
            </w:r>
          </w:ins>
          <w:r>
            <w:rPr>
              <w:noProof/>
              <w:webHidden/>
            </w:rPr>
          </w:r>
          <w:r>
            <w:rPr>
              <w:noProof/>
              <w:webHidden/>
            </w:rPr>
            <w:fldChar w:fldCharType="separate"/>
          </w:r>
          <w:ins w:id="90" w:author="Dave Cracknell" w:date="2018-06-07T10:44:00Z">
            <w:r>
              <w:rPr>
                <w:noProof/>
                <w:webHidden/>
              </w:rPr>
              <w:t>9</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91" w:author="Dave Cracknell" w:date="2018-06-07T10:44:00Z"/>
              <w:rFonts w:eastAsiaTheme="minorEastAsia"/>
              <w:noProof/>
            </w:rPr>
          </w:pPr>
          <w:ins w:id="92"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"_Toc516131647"</w:instrText>
            </w:r>
            <w:r w:rsidRPr="000C3670">
              <w:rPr>
                <w:rStyle w:val="Hyperlink"/>
                <w:noProof/>
              </w:rPr>
              <w:instrText xml:space="preserve"> </w:instrText>
            </w:r>
            <w:r w:rsidRPr="000C3670">
              <w:rPr>
                <w:rStyle w:val="Hyperlink"/>
                <w:noProof/>
              </w:rPr>
              <w:fldChar w:fldCharType="separate"/>
            </w:r>
            <w:r w:rsidRPr="000C3670">
              <w:rPr>
                <w:rStyle w:val="Hyperlink"/>
                <w:noProof/>
              </w:rPr>
              <w:t>4.4.3</w:t>
            </w:r>
            <w:r>
              <w:rPr>
                <w:rFonts w:eastAsiaTheme="minorEastAsia"/>
                <w:noProof/>
              </w:rPr>
              <w:tab/>
            </w:r>
            <w:r w:rsidRPr="000C3670">
              <w:rPr>
                <w:rStyle w:val="Hyperlink"/>
                <w:noProof/>
              </w:rPr>
              <w:t>User-Defined Functions (UDFs)/ User Defined Types (UDTs) Support – Phase 1</w:t>
            </w:r>
            <w:r>
              <w:rPr>
                <w:noProof/>
                <w:webHidden/>
              </w:rPr>
              <w:tab/>
            </w:r>
            <w:r>
              <w:rPr>
                <w:noProof/>
                <w:webHidden/>
              </w:rPr>
              <w:fldChar w:fldCharType="begin"/>
            </w:r>
            <w:r>
              <w:rPr>
                <w:noProof/>
                <w:webHidden/>
              </w:rPr>
              <w:instrText xml:space="preserve"> PAGEREF _Toc516131647 \h </w:instrText>
            </w:r>
          </w:ins>
          <w:r>
            <w:rPr>
              <w:noProof/>
              <w:webHidden/>
            </w:rPr>
          </w:r>
          <w:r>
            <w:rPr>
              <w:noProof/>
              <w:webHidden/>
            </w:rPr>
            <w:fldChar w:fldCharType="separate"/>
          </w:r>
          <w:ins w:id="93" w:author="Dave Cracknell" w:date="2018-06-07T10:44:00Z">
            <w:r>
              <w:rPr>
                <w:noProof/>
                <w:webHidden/>
              </w:rPr>
              <w:t>9</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94" w:author="Dave Cracknell" w:date="2018-06-07T10:44:00Z"/>
              <w:rFonts w:eastAsiaTheme="minorEastAsia"/>
              <w:noProof/>
            </w:rPr>
          </w:pPr>
          <w:ins w:id="95"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"_Toc516131648"</w:instrText>
            </w:r>
            <w:r w:rsidRPr="000C3670">
              <w:rPr>
                <w:rStyle w:val="Hyperlink"/>
                <w:noProof/>
              </w:rPr>
              <w:instrText xml:space="preserve"> </w:instrText>
            </w:r>
            <w:r w:rsidRPr="000C3670">
              <w:rPr>
                <w:rStyle w:val="Hyperlink"/>
                <w:noProof/>
              </w:rPr>
              <w:fldChar w:fldCharType="separate"/>
            </w:r>
            <w:r w:rsidRPr="000C3670">
              <w:rPr>
                <w:rStyle w:val="Hyperlink"/>
                <w:noProof/>
              </w:rPr>
              <w:t>4.4.4</w:t>
            </w:r>
            <w:r>
              <w:rPr>
                <w:rFonts w:eastAsiaTheme="minorEastAsia"/>
                <w:noProof/>
              </w:rPr>
              <w:tab/>
            </w:r>
            <w:r w:rsidRPr="000C3670">
              <w:rPr>
                <w:rStyle w:val="Hyperlink"/>
                <w:noProof/>
              </w:rPr>
              <w:t>User Authentication – Phase 1</w:t>
            </w:r>
            <w:r>
              <w:rPr>
                <w:noProof/>
                <w:webHidden/>
              </w:rPr>
              <w:tab/>
            </w:r>
            <w:r>
              <w:rPr>
                <w:noProof/>
                <w:webHidden/>
              </w:rPr>
              <w:fldChar w:fldCharType="begin"/>
            </w:r>
            <w:r>
              <w:rPr>
                <w:noProof/>
                <w:webHidden/>
              </w:rPr>
              <w:instrText xml:space="preserve"> PAGEREF _Toc516131648 \h </w:instrText>
            </w:r>
          </w:ins>
          <w:r>
            <w:rPr>
              <w:noProof/>
              <w:webHidden/>
            </w:rPr>
          </w:r>
          <w:r>
            <w:rPr>
              <w:noProof/>
              <w:webHidden/>
            </w:rPr>
            <w:fldChar w:fldCharType="separate"/>
          </w:r>
          <w:ins w:id="96" w:author="Dave Cracknell" w:date="2018-06-07T10:44:00Z">
            <w:r>
              <w:rPr>
                <w:noProof/>
                <w:webHidden/>
              </w:rPr>
              <w:t>9</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97" w:author="Dave Cracknell" w:date="2018-06-07T10:44:00Z"/>
              <w:rFonts w:eastAsiaTheme="minorEastAsia"/>
              <w:noProof/>
            </w:rPr>
          </w:pPr>
          <w:ins w:id="98"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"_Toc516131649"</w:instrText>
            </w:r>
            <w:r w:rsidRPr="000C3670">
              <w:rPr>
                <w:rStyle w:val="Hyperlink"/>
                <w:noProof/>
              </w:rPr>
              <w:instrText xml:space="preserve"> </w:instrText>
            </w:r>
            <w:r w:rsidRPr="000C3670">
              <w:rPr>
                <w:rStyle w:val="Hyperlink"/>
                <w:noProof/>
              </w:rPr>
              <w:fldChar w:fldCharType="separate"/>
            </w:r>
            <w:r w:rsidRPr="000C3670">
              <w:rPr>
                <w:rStyle w:val="Hyperlink"/>
                <w:noProof/>
              </w:rPr>
              <w:t>4.4.5</w:t>
            </w:r>
            <w:r>
              <w:rPr>
                <w:rFonts w:eastAsiaTheme="minorEastAsia"/>
                <w:noProof/>
              </w:rPr>
              <w:tab/>
            </w:r>
            <w:r w:rsidRPr="000C3670">
              <w:rPr>
                <w:rStyle w:val="Hyperlink"/>
                <w:noProof/>
              </w:rPr>
              <w:t>Performance Goals</w:t>
            </w:r>
            <w:r>
              <w:rPr>
                <w:noProof/>
                <w:webHidden/>
              </w:rPr>
              <w:tab/>
            </w:r>
            <w:r>
              <w:rPr>
                <w:noProof/>
                <w:webHidden/>
              </w:rPr>
              <w:fldChar w:fldCharType="begin"/>
            </w:r>
            <w:r>
              <w:rPr>
                <w:noProof/>
                <w:webHidden/>
              </w:rPr>
              <w:instrText xml:space="preserve"> PAGEREF _Toc516131649 \h </w:instrText>
            </w:r>
          </w:ins>
          <w:r>
            <w:rPr>
              <w:noProof/>
              <w:webHidden/>
            </w:rPr>
          </w:r>
          <w:r>
            <w:rPr>
              <w:noProof/>
              <w:webHidden/>
            </w:rPr>
            <w:fldChar w:fldCharType="separate"/>
          </w:r>
          <w:ins w:id="99" w:author="Dave Cracknell" w:date="2018-06-07T10:44:00Z">
            <w:r>
              <w:rPr>
                <w:noProof/>
                <w:webHidden/>
              </w:rPr>
              <w:t>9</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00" w:author="Dave Cracknell" w:date="2018-06-07T10:44:00Z"/>
              <w:rFonts w:eastAsiaTheme="minorEastAsia"/>
              <w:noProof/>
            </w:rPr>
          </w:pPr>
          <w:ins w:id="101"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"_Toc516131650"</w:instrText>
            </w:r>
            <w:r w:rsidRPr="000C3670">
              <w:rPr>
                <w:rStyle w:val="Hyperlink"/>
                <w:noProof/>
              </w:rPr>
              <w:instrText xml:space="preserve"> </w:instrText>
            </w:r>
            <w:r w:rsidRPr="000C3670">
              <w:rPr>
                <w:rStyle w:val="Hyperlink"/>
                <w:noProof/>
              </w:rPr>
              <w:fldChar w:fldCharType="separate"/>
            </w:r>
            <w:r w:rsidRPr="000C3670">
              <w:rPr>
                <w:rStyle w:val="Hyperlink"/>
                <w:noProof/>
              </w:rPr>
              <w:t>4.4.6</w:t>
            </w:r>
            <w:r>
              <w:rPr>
                <w:rFonts w:eastAsiaTheme="minorEastAsia"/>
                <w:noProof/>
              </w:rPr>
              <w:tab/>
            </w:r>
            <w:r w:rsidRPr="000C3670">
              <w:rPr>
                <w:rStyle w:val="Hyperlink"/>
                <w:noProof/>
              </w:rPr>
              <w:t>TPC-H SF1000 Phase 1</w:t>
            </w:r>
            <w:r>
              <w:rPr>
                <w:noProof/>
                <w:webHidden/>
              </w:rPr>
              <w:tab/>
            </w:r>
            <w:r>
              <w:rPr>
                <w:noProof/>
                <w:webHidden/>
              </w:rPr>
              <w:fldChar w:fldCharType="begin"/>
            </w:r>
            <w:r>
              <w:rPr>
                <w:noProof/>
                <w:webHidden/>
              </w:rPr>
              <w:instrText xml:space="preserve"> PAGEREF _Toc516131650 \h </w:instrText>
            </w:r>
          </w:ins>
          <w:r>
            <w:rPr>
              <w:noProof/>
              <w:webHidden/>
            </w:rPr>
          </w:r>
          <w:r>
            <w:rPr>
              <w:noProof/>
              <w:webHidden/>
            </w:rPr>
            <w:fldChar w:fldCharType="separate"/>
          </w:r>
          <w:ins w:id="102" w:author="Dave Cracknell" w:date="2018-06-07T10:44:00Z">
            <w:r>
              <w:rPr>
                <w:noProof/>
                <w:webHidden/>
              </w:rPr>
              <w:t>9</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03" w:author="Dave Cracknell" w:date="2018-06-07T10:44:00Z"/>
              <w:rFonts w:eastAsiaTheme="minorEastAsia"/>
              <w:noProof/>
            </w:rPr>
          </w:pPr>
          <w:ins w:id="104"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"_Toc516131651"</w:instrText>
            </w:r>
            <w:r w:rsidRPr="000C3670">
              <w:rPr>
                <w:rStyle w:val="Hyperlink"/>
                <w:noProof/>
              </w:rPr>
              <w:instrText xml:space="preserve"> </w:instrText>
            </w:r>
            <w:r w:rsidRPr="000C3670">
              <w:rPr>
                <w:rStyle w:val="Hyperlink"/>
                <w:noProof/>
              </w:rPr>
              <w:fldChar w:fldCharType="separate"/>
            </w:r>
            <w:r w:rsidRPr="000C3670">
              <w:rPr>
                <w:rStyle w:val="Hyperlink"/>
                <w:noProof/>
              </w:rPr>
              <w:t>4.4.7</w:t>
            </w:r>
            <w:r>
              <w:rPr>
                <w:rFonts w:eastAsiaTheme="minorEastAsia"/>
                <w:noProof/>
              </w:rPr>
              <w:tab/>
            </w:r>
            <w:r w:rsidRPr="000C3670">
              <w:rPr>
                <w:rStyle w:val="Hyperlink"/>
                <w:noProof/>
              </w:rPr>
              <w:t>Hadoop Connector – WRITE Interface Phase 2</w:t>
            </w:r>
            <w:r>
              <w:rPr>
                <w:noProof/>
                <w:webHidden/>
              </w:rPr>
              <w:tab/>
            </w:r>
            <w:r>
              <w:rPr>
                <w:noProof/>
                <w:webHidden/>
              </w:rPr>
              <w:fldChar w:fldCharType="begin"/>
            </w:r>
            <w:r>
              <w:rPr>
                <w:noProof/>
                <w:webHidden/>
              </w:rPr>
              <w:instrText xml:space="preserve"> PAGEREF _Toc516131651 \h </w:instrText>
            </w:r>
          </w:ins>
          <w:r>
            <w:rPr>
              <w:noProof/>
              <w:webHidden/>
            </w:rPr>
          </w:r>
          <w:r>
            <w:rPr>
              <w:noProof/>
              <w:webHidden/>
            </w:rPr>
            <w:fldChar w:fldCharType="separate"/>
          </w:r>
          <w:ins w:id="105" w:author="Dave Cracknell" w:date="2018-06-07T10:44:00Z">
            <w:r>
              <w:rPr>
                <w:noProof/>
                <w:webHidden/>
              </w:rPr>
              <w:t>10</w:t>
            </w:r>
            <w:r>
              <w:rPr>
                <w:noProof/>
                <w:webHidden/>
              </w:rPr>
              <w:fldChar w:fldCharType="end"/>
            </w:r>
            <w:r w:rsidRPr="000C3670">
              <w:rPr>
                <w:rStyle w:val="Hyperlink"/>
                <w:noProof/>
              </w:rPr>
              <w:fldChar w:fldCharType="end"/>
            </w:r>
          </w:ins>
        </w:p>
        <w:p w:rsidR="00E51925" w:rsidRDefault="00E51925">
          <w:pPr>
            <w:pStyle w:val="TOC4"/>
            <w:tabs>
              <w:tab w:val="left" w:pos="1540"/>
              <w:tab w:val="right" w:leader="dot" w:pos="9350"/>
            </w:tabs>
            <w:rPr>
              <w:ins w:id="106" w:author="Dave Cracknell" w:date="2018-06-07T10:44:00Z"/>
              <w:rFonts w:eastAsiaTheme="minorEastAsia"/>
              <w:noProof/>
            </w:rPr>
          </w:pPr>
          <w:ins w:id="107"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"_Toc516131652"</w:instrText>
            </w:r>
            <w:r w:rsidRPr="000C3670">
              <w:rPr>
                <w:rStyle w:val="Hyperlink"/>
                <w:noProof/>
              </w:rPr>
              <w:instrText xml:space="preserve"> </w:instrText>
            </w:r>
            <w:r w:rsidRPr="000C3670">
              <w:rPr>
                <w:rStyle w:val="Hyperlink"/>
                <w:noProof/>
              </w:rPr>
              <w:fldChar w:fldCharType="separate"/>
            </w:r>
            <w:r w:rsidRPr="000C3670">
              <w:rPr>
                <w:rStyle w:val="Hyperlink"/>
                <w:noProof/>
              </w:rPr>
              <w:t>4.4.7.1</w:t>
            </w:r>
            <w:r>
              <w:rPr>
                <w:rFonts w:eastAsiaTheme="minorEastAsia"/>
                <w:noProof/>
              </w:rPr>
              <w:tab/>
            </w:r>
            <w:r w:rsidRPr="000C3670">
              <w:rPr>
                <w:rStyle w:val="Hyperlink"/>
                <w:noProof/>
              </w:rPr>
              <w:t>CREATE and DROP TABLE</w:t>
            </w:r>
            <w:r>
              <w:rPr>
                <w:noProof/>
                <w:webHidden/>
              </w:rPr>
              <w:tab/>
            </w:r>
            <w:r>
              <w:rPr>
                <w:noProof/>
                <w:webHidden/>
              </w:rPr>
              <w:fldChar w:fldCharType="begin"/>
            </w:r>
            <w:r>
              <w:rPr>
                <w:noProof/>
                <w:webHidden/>
              </w:rPr>
              <w:instrText xml:space="preserve"> PAGEREF _Toc516131652 \h </w:instrText>
            </w:r>
          </w:ins>
          <w:r>
            <w:rPr>
              <w:noProof/>
              <w:webHidden/>
            </w:rPr>
          </w:r>
          <w:r>
            <w:rPr>
              <w:noProof/>
              <w:webHidden/>
            </w:rPr>
            <w:fldChar w:fldCharType="separate"/>
          </w:r>
          <w:ins w:id="108" w:author="Dave Cracknell" w:date="2018-06-07T10:44:00Z">
            <w:r>
              <w:rPr>
                <w:noProof/>
                <w:webHidden/>
              </w:rPr>
              <w:t>10</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09" w:author="Dave Cracknell" w:date="2018-06-07T10:44:00Z"/>
              <w:rFonts w:eastAsiaTheme="minorEastAsia"/>
              <w:noProof/>
            </w:rPr>
          </w:pPr>
          <w:ins w:id="110" w:author="Dave Cracknell" w:date="2018-06-07T10:44:00Z">
            <w:r w:rsidRPr="000C3670">
              <w:rPr>
                <w:rStyle w:val="Hyperlink"/>
                <w:noProof/>
              </w:rPr>
              <w:lastRenderedPageBreak/>
              <w:fldChar w:fldCharType="begin"/>
            </w:r>
            <w:r w:rsidRPr="000C3670">
              <w:rPr>
                <w:rStyle w:val="Hyperlink"/>
                <w:noProof/>
              </w:rPr>
              <w:instrText xml:space="preserve"> </w:instrText>
            </w:r>
            <w:r>
              <w:rPr>
                <w:noProof/>
              </w:rPr>
              <w:instrText>HYPERLINK \l "_Toc516131653"</w:instrText>
            </w:r>
            <w:r w:rsidRPr="000C3670">
              <w:rPr>
                <w:rStyle w:val="Hyperlink"/>
                <w:noProof/>
              </w:rPr>
              <w:instrText xml:space="preserve"> </w:instrText>
            </w:r>
            <w:r w:rsidRPr="000C3670">
              <w:rPr>
                <w:rStyle w:val="Hyperlink"/>
                <w:noProof/>
              </w:rPr>
              <w:fldChar w:fldCharType="separate"/>
            </w:r>
            <w:r w:rsidRPr="000C3670">
              <w:rPr>
                <w:rStyle w:val="Hyperlink"/>
                <w:noProof/>
              </w:rPr>
              <w:t>4.4.8</w:t>
            </w:r>
            <w:r>
              <w:rPr>
                <w:rFonts w:eastAsiaTheme="minorEastAsia"/>
                <w:noProof/>
              </w:rPr>
              <w:tab/>
            </w:r>
            <w:r w:rsidRPr="000C3670">
              <w:rPr>
                <w:rStyle w:val="Hyperlink"/>
                <w:noProof/>
              </w:rPr>
              <w:t>Risks</w:t>
            </w:r>
            <w:r>
              <w:rPr>
                <w:noProof/>
                <w:webHidden/>
              </w:rPr>
              <w:tab/>
            </w:r>
            <w:r>
              <w:rPr>
                <w:noProof/>
                <w:webHidden/>
              </w:rPr>
              <w:fldChar w:fldCharType="begin"/>
            </w:r>
            <w:r>
              <w:rPr>
                <w:noProof/>
                <w:webHidden/>
              </w:rPr>
              <w:instrText xml:space="preserve"> PAGEREF _Toc516131653 \h </w:instrText>
            </w:r>
          </w:ins>
          <w:r>
            <w:rPr>
              <w:noProof/>
              <w:webHidden/>
            </w:rPr>
          </w:r>
          <w:r>
            <w:rPr>
              <w:noProof/>
              <w:webHidden/>
            </w:rPr>
            <w:fldChar w:fldCharType="separate"/>
          </w:r>
          <w:ins w:id="111" w:author="Dave Cracknell" w:date="2018-06-07T10:44:00Z">
            <w:r>
              <w:rPr>
                <w:noProof/>
                <w:webHidden/>
              </w:rPr>
              <w:t>10</w:t>
            </w:r>
            <w:r>
              <w:rPr>
                <w:noProof/>
                <w:webHidden/>
              </w:rPr>
              <w:fldChar w:fldCharType="end"/>
            </w:r>
            <w:r w:rsidRPr="000C3670">
              <w:rPr>
                <w:rStyle w:val="Hyperlink"/>
                <w:noProof/>
              </w:rPr>
              <w:fldChar w:fldCharType="end"/>
            </w:r>
          </w:ins>
        </w:p>
        <w:p w:rsidR="00E51925" w:rsidRDefault="00E51925">
          <w:pPr>
            <w:pStyle w:val="TOC2"/>
            <w:tabs>
              <w:tab w:val="left" w:pos="880"/>
              <w:tab w:val="right" w:leader="dot" w:pos="9350"/>
            </w:tabs>
            <w:rPr>
              <w:ins w:id="112" w:author="Dave Cracknell" w:date="2018-06-07T10:44:00Z"/>
              <w:rFonts w:eastAsiaTheme="minorEastAsia"/>
              <w:noProof/>
            </w:rPr>
          </w:pPr>
          <w:ins w:id="113"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"_Toc516131654"</w:instrText>
            </w:r>
            <w:r w:rsidRPr="000C3670">
              <w:rPr>
                <w:rStyle w:val="Hyperlink"/>
                <w:noProof/>
              </w:rPr>
              <w:instrText xml:space="preserve"> </w:instrText>
            </w:r>
            <w:r w:rsidRPr="000C3670">
              <w:rPr>
                <w:rStyle w:val="Hyperlink"/>
                <w:noProof/>
              </w:rPr>
              <w:fldChar w:fldCharType="separate"/>
            </w:r>
            <w:r w:rsidRPr="000C3670">
              <w:rPr>
                <w:rStyle w:val="Hyperlink"/>
                <w:noProof/>
              </w:rPr>
              <w:t>4.5</w:t>
            </w:r>
            <w:r>
              <w:rPr>
                <w:rFonts w:eastAsiaTheme="minorEastAsia"/>
                <w:noProof/>
              </w:rPr>
              <w:tab/>
            </w:r>
            <w:r w:rsidRPr="000C3670">
              <w:rPr>
                <w:rStyle w:val="Hyperlink"/>
                <w:noProof/>
              </w:rPr>
              <w:t>Release 3.6</w:t>
            </w:r>
            <w:r>
              <w:rPr>
                <w:noProof/>
                <w:webHidden/>
              </w:rPr>
              <w:tab/>
            </w:r>
            <w:r>
              <w:rPr>
                <w:noProof/>
                <w:webHidden/>
              </w:rPr>
              <w:fldChar w:fldCharType="begin"/>
            </w:r>
            <w:r>
              <w:rPr>
                <w:noProof/>
                <w:webHidden/>
              </w:rPr>
              <w:instrText xml:space="preserve"> PAGEREF _Toc516131654 \h </w:instrText>
            </w:r>
          </w:ins>
          <w:r>
            <w:rPr>
              <w:noProof/>
              <w:webHidden/>
            </w:rPr>
          </w:r>
          <w:r>
            <w:rPr>
              <w:noProof/>
              <w:webHidden/>
            </w:rPr>
            <w:fldChar w:fldCharType="separate"/>
          </w:r>
          <w:ins w:id="114" w:author="Dave Cracknell" w:date="2018-06-07T10:44:00Z">
            <w:r>
              <w:rPr>
                <w:noProof/>
                <w:webHidden/>
              </w:rPr>
              <w:t>10</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15" w:author="Dave Cracknell" w:date="2018-06-07T10:44:00Z"/>
              <w:rFonts w:eastAsiaTheme="minorEastAsia"/>
              <w:noProof/>
            </w:rPr>
          </w:pPr>
          <w:ins w:id="116"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"_Toc516131655"</w:instrText>
            </w:r>
            <w:r w:rsidRPr="000C3670">
              <w:rPr>
                <w:rStyle w:val="Hyperlink"/>
                <w:noProof/>
              </w:rPr>
              <w:instrText xml:space="preserve"> </w:instrText>
            </w:r>
            <w:r w:rsidRPr="000C3670">
              <w:rPr>
                <w:rStyle w:val="Hyperlink"/>
                <w:noProof/>
              </w:rPr>
              <w:fldChar w:fldCharType="separate"/>
            </w:r>
            <w:r w:rsidRPr="000C3670">
              <w:rPr>
                <w:rStyle w:val="Hyperlink"/>
                <w:noProof/>
              </w:rPr>
              <w:t>4.5.1</w:t>
            </w:r>
            <w:r>
              <w:rPr>
                <w:rFonts w:eastAsiaTheme="minorEastAsia"/>
                <w:noProof/>
              </w:rPr>
              <w:tab/>
            </w:r>
            <w:r w:rsidRPr="000C3670">
              <w:rPr>
                <w:rStyle w:val="Hyperlink"/>
                <w:noProof/>
              </w:rPr>
              <w:t>UDF/UDT Support Phase 2</w:t>
            </w:r>
            <w:r>
              <w:rPr>
                <w:noProof/>
                <w:webHidden/>
              </w:rPr>
              <w:tab/>
            </w:r>
            <w:r>
              <w:rPr>
                <w:noProof/>
                <w:webHidden/>
              </w:rPr>
              <w:fldChar w:fldCharType="begin"/>
            </w:r>
            <w:r>
              <w:rPr>
                <w:noProof/>
                <w:webHidden/>
              </w:rPr>
              <w:instrText xml:space="preserve"> PAGEREF _Toc516131655 \h </w:instrText>
            </w:r>
          </w:ins>
          <w:r>
            <w:rPr>
              <w:noProof/>
              <w:webHidden/>
            </w:rPr>
          </w:r>
          <w:r>
            <w:rPr>
              <w:noProof/>
              <w:webHidden/>
            </w:rPr>
            <w:fldChar w:fldCharType="separate"/>
          </w:r>
          <w:ins w:id="117" w:author="Dave Cracknell" w:date="2018-06-07T10:44:00Z">
            <w:r>
              <w:rPr>
                <w:noProof/>
                <w:webHidden/>
              </w:rPr>
              <w:t>10</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18" w:author="Dave Cracknell" w:date="2018-06-07T10:44:00Z"/>
              <w:rFonts w:eastAsiaTheme="minorEastAsia"/>
              <w:noProof/>
            </w:rPr>
          </w:pPr>
          <w:ins w:id="119"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"_Toc516131656"</w:instrText>
            </w:r>
            <w:r w:rsidRPr="000C3670">
              <w:rPr>
                <w:rStyle w:val="Hyperlink"/>
                <w:noProof/>
              </w:rPr>
              <w:instrText xml:space="preserve"> </w:instrText>
            </w:r>
            <w:r w:rsidRPr="000C3670">
              <w:rPr>
                <w:rStyle w:val="Hyperlink"/>
                <w:noProof/>
              </w:rPr>
              <w:fldChar w:fldCharType="separate"/>
            </w:r>
            <w:r w:rsidRPr="000C3670">
              <w:rPr>
                <w:rStyle w:val="Hyperlink"/>
                <w:noProof/>
              </w:rPr>
              <w:t>4.5.2</w:t>
            </w:r>
            <w:r>
              <w:rPr>
                <w:rFonts w:eastAsiaTheme="minorEastAsia"/>
                <w:noProof/>
              </w:rPr>
              <w:tab/>
            </w:r>
            <w:r w:rsidRPr="000C3670">
              <w:rPr>
                <w:rStyle w:val="Hyperlink"/>
                <w:noProof/>
              </w:rPr>
              <w:t>Query Caching</w:t>
            </w:r>
            <w:r>
              <w:rPr>
                <w:noProof/>
                <w:webHidden/>
              </w:rPr>
              <w:tab/>
            </w:r>
            <w:r>
              <w:rPr>
                <w:noProof/>
                <w:webHidden/>
              </w:rPr>
              <w:fldChar w:fldCharType="begin"/>
            </w:r>
            <w:r>
              <w:rPr>
                <w:noProof/>
                <w:webHidden/>
              </w:rPr>
              <w:instrText xml:space="preserve"> PAGEREF _Toc516131656 \h </w:instrText>
            </w:r>
          </w:ins>
          <w:r>
            <w:rPr>
              <w:noProof/>
              <w:webHidden/>
            </w:rPr>
          </w:r>
          <w:r>
            <w:rPr>
              <w:noProof/>
              <w:webHidden/>
            </w:rPr>
            <w:fldChar w:fldCharType="separate"/>
          </w:r>
          <w:ins w:id="120" w:author="Dave Cracknell" w:date="2018-06-07T10:44:00Z">
            <w:r>
              <w:rPr>
                <w:noProof/>
                <w:webHidden/>
              </w:rPr>
              <w:t>11</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21" w:author="Dave Cracknell" w:date="2018-06-07T10:44:00Z"/>
              <w:rFonts w:eastAsiaTheme="minorEastAsia"/>
              <w:noProof/>
            </w:rPr>
          </w:pPr>
          <w:ins w:id="122"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"_Toc516131657"</w:instrText>
            </w:r>
            <w:r w:rsidRPr="000C3670">
              <w:rPr>
                <w:rStyle w:val="Hyperlink"/>
                <w:noProof/>
              </w:rPr>
              <w:instrText xml:space="preserve"> </w:instrText>
            </w:r>
            <w:r w:rsidRPr="000C3670">
              <w:rPr>
                <w:rStyle w:val="Hyperlink"/>
                <w:noProof/>
              </w:rPr>
              <w:fldChar w:fldCharType="separate"/>
            </w:r>
            <w:r w:rsidRPr="000C3670">
              <w:rPr>
                <w:rStyle w:val="Hyperlink"/>
                <w:noProof/>
              </w:rPr>
              <w:t>4.5.3</w:t>
            </w:r>
            <w:r>
              <w:rPr>
                <w:rFonts w:eastAsiaTheme="minorEastAsia"/>
                <w:noProof/>
              </w:rPr>
              <w:tab/>
            </w:r>
            <w:r w:rsidRPr="000C3670">
              <w:rPr>
                <w:rStyle w:val="Hyperlink"/>
                <w:noProof/>
              </w:rPr>
              <w:t>Full OUTER JOIN</w:t>
            </w:r>
            <w:r>
              <w:rPr>
                <w:noProof/>
                <w:webHidden/>
              </w:rPr>
              <w:tab/>
            </w:r>
            <w:r>
              <w:rPr>
                <w:noProof/>
                <w:webHidden/>
              </w:rPr>
              <w:fldChar w:fldCharType="begin"/>
            </w:r>
            <w:r>
              <w:rPr>
                <w:noProof/>
                <w:webHidden/>
              </w:rPr>
              <w:instrText xml:space="preserve"> PAGEREF _Toc516131657 \h </w:instrText>
            </w:r>
          </w:ins>
          <w:r>
            <w:rPr>
              <w:noProof/>
              <w:webHidden/>
            </w:rPr>
          </w:r>
          <w:r>
            <w:rPr>
              <w:noProof/>
              <w:webHidden/>
            </w:rPr>
            <w:fldChar w:fldCharType="separate"/>
          </w:r>
          <w:ins w:id="123" w:author="Dave Cracknell" w:date="2018-06-07T10:44:00Z">
            <w:r>
              <w:rPr>
                <w:noProof/>
                <w:webHidden/>
              </w:rPr>
              <w:t>11</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24" w:author="Dave Cracknell" w:date="2018-06-07T10:44:00Z"/>
              <w:rFonts w:eastAsiaTheme="minorEastAsia"/>
              <w:noProof/>
            </w:rPr>
          </w:pPr>
          <w:ins w:id="125"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"_Toc516131658"</w:instrText>
            </w:r>
            <w:r w:rsidRPr="000C3670">
              <w:rPr>
                <w:rStyle w:val="Hyperlink"/>
                <w:noProof/>
              </w:rPr>
              <w:instrText xml:space="preserve"> </w:instrText>
            </w:r>
            <w:r w:rsidRPr="000C3670">
              <w:rPr>
                <w:rStyle w:val="Hyperlink"/>
                <w:noProof/>
              </w:rPr>
              <w:fldChar w:fldCharType="separate"/>
            </w:r>
            <w:r w:rsidRPr="000C3670">
              <w:rPr>
                <w:rStyle w:val="Hyperlink"/>
                <w:noProof/>
              </w:rPr>
              <w:t>4.5.4</w:t>
            </w:r>
            <w:r>
              <w:rPr>
                <w:rFonts w:eastAsiaTheme="minorEastAsia"/>
                <w:noProof/>
              </w:rPr>
              <w:tab/>
            </w:r>
            <w:r w:rsidRPr="000C3670">
              <w:rPr>
                <w:rStyle w:val="Hyperlink"/>
                <w:noProof/>
              </w:rPr>
              <w:t>Analytic Windowing</w:t>
            </w:r>
            <w:r>
              <w:rPr>
                <w:noProof/>
                <w:webHidden/>
              </w:rPr>
              <w:tab/>
            </w:r>
            <w:r>
              <w:rPr>
                <w:noProof/>
                <w:webHidden/>
              </w:rPr>
              <w:fldChar w:fldCharType="begin"/>
            </w:r>
            <w:r>
              <w:rPr>
                <w:noProof/>
                <w:webHidden/>
              </w:rPr>
              <w:instrText xml:space="preserve"> PAGEREF _Toc516131658 \h </w:instrText>
            </w:r>
          </w:ins>
          <w:r>
            <w:rPr>
              <w:noProof/>
              <w:webHidden/>
            </w:rPr>
          </w:r>
          <w:r>
            <w:rPr>
              <w:noProof/>
              <w:webHidden/>
            </w:rPr>
            <w:fldChar w:fldCharType="separate"/>
          </w:r>
          <w:ins w:id="126" w:author="Dave Cracknell" w:date="2018-06-07T10:44:00Z">
            <w:r>
              <w:rPr>
                <w:noProof/>
                <w:webHidden/>
              </w:rPr>
              <w:t>12</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27" w:author="Dave Cracknell" w:date="2018-06-07T10:44:00Z"/>
              <w:rFonts w:eastAsiaTheme="minorEastAsia"/>
              <w:noProof/>
            </w:rPr>
          </w:pPr>
          <w:ins w:id="128"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"_Toc516131659"</w:instrText>
            </w:r>
            <w:r w:rsidRPr="000C3670">
              <w:rPr>
                <w:rStyle w:val="Hyperlink"/>
                <w:noProof/>
              </w:rPr>
              <w:instrText xml:space="preserve"> </w:instrText>
            </w:r>
            <w:r w:rsidRPr="000C3670">
              <w:rPr>
                <w:rStyle w:val="Hyperlink"/>
                <w:noProof/>
              </w:rPr>
              <w:fldChar w:fldCharType="separate"/>
            </w:r>
            <w:r w:rsidRPr="000C3670">
              <w:rPr>
                <w:rStyle w:val="Hyperlink"/>
                <w:noProof/>
              </w:rPr>
              <w:t>4.5.5</w:t>
            </w:r>
            <w:r>
              <w:rPr>
                <w:rFonts w:eastAsiaTheme="minorEastAsia"/>
                <w:noProof/>
              </w:rPr>
              <w:tab/>
            </w:r>
            <w:r w:rsidRPr="000C3670">
              <w:rPr>
                <w:rStyle w:val="Hyperlink"/>
                <w:noProof/>
              </w:rPr>
              <w:t>ROLLUP</w:t>
            </w:r>
            <w:r>
              <w:rPr>
                <w:noProof/>
                <w:webHidden/>
              </w:rPr>
              <w:tab/>
            </w:r>
            <w:r>
              <w:rPr>
                <w:noProof/>
                <w:webHidden/>
              </w:rPr>
              <w:fldChar w:fldCharType="begin"/>
            </w:r>
            <w:r>
              <w:rPr>
                <w:noProof/>
                <w:webHidden/>
              </w:rPr>
              <w:instrText xml:space="preserve"> PAGEREF _Toc516131659 \h </w:instrText>
            </w:r>
          </w:ins>
          <w:r>
            <w:rPr>
              <w:noProof/>
              <w:webHidden/>
            </w:rPr>
          </w:r>
          <w:r>
            <w:rPr>
              <w:noProof/>
              <w:webHidden/>
            </w:rPr>
            <w:fldChar w:fldCharType="separate"/>
          </w:r>
          <w:ins w:id="129" w:author="Dave Cracknell" w:date="2018-06-07T10:44:00Z">
            <w:r>
              <w:rPr>
                <w:noProof/>
                <w:webHidden/>
              </w:rPr>
              <w:t>13</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30" w:author="Dave Cracknell" w:date="2018-06-07T10:44:00Z"/>
              <w:rFonts w:eastAsiaTheme="minorEastAsia"/>
              <w:noProof/>
            </w:rPr>
          </w:pPr>
          <w:ins w:id="131"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"_Toc516131660"</w:instrText>
            </w:r>
            <w:r w:rsidRPr="000C3670">
              <w:rPr>
                <w:rStyle w:val="Hyperlink"/>
                <w:noProof/>
              </w:rPr>
              <w:instrText xml:space="preserve"> </w:instrText>
            </w:r>
            <w:r w:rsidRPr="000C3670">
              <w:rPr>
                <w:rStyle w:val="Hyperlink"/>
                <w:noProof/>
              </w:rPr>
              <w:fldChar w:fldCharType="separate"/>
            </w:r>
            <w:r w:rsidRPr="000C3670">
              <w:rPr>
                <w:rStyle w:val="Hyperlink"/>
                <w:noProof/>
              </w:rPr>
              <w:t>4.5.6</w:t>
            </w:r>
            <w:r>
              <w:rPr>
                <w:rFonts w:eastAsiaTheme="minorEastAsia"/>
                <w:noProof/>
              </w:rPr>
              <w:tab/>
            </w:r>
            <w:r w:rsidRPr="000C3670">
              <w:rPr>
                <w:rStyle w:val="Hyperlink"/>
                <w:noProof/>
              </w:rPr>
              <w:t>Cost-based Optimizer (Phase 1) - JOIN Order</w:t>
            </w:r>
            <w:r>
              <w:rPr>
                <w:noProof/>
                <w:webHidden/>
              </w:rPr>
              <w:tab/>
            </w:r>
            <w:r>
              <w:rPr>
                <w:noProof/>
                <w:webHidden/>
              </w:rPr>
              <w:fldChar w:fldCharType="begin"/>
            </w:r>
            <w:r>
              <w:rPr>
                <w:noProof/>
                <w:webHidden/>
              </w:rPr>
              <w:instrText xml:space="preserve"> PAGEREF _Toc516131660 \h </w:instrText>
            </w:r>
          </w:ins>
          <w:r>
            <w:rPr>
              <w:noProof/>
              <w:webHidden/>
            </w:rPr>
          </w:r>
          <w:r>
            <w:rPr>
              <w:noProof/>
              <w:webHidden/>
            </w:rPr>
            <w:fldChar w:fldCharType="separate"/>
          </w:r>
          <w:ins w:id="132" w:author="Dave Cracknell" w:date="2018-06-07T10:44:00Z">
            <w:r>
              <w:rPr>
                <w:noProof/>
                <w:webHidden/>
              </w:rPr>
              <w:t>13</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33" w:author="Dave Cracknell" w:date="2018-06-07T10:44:00Z"/>
              <w:rFonts w:eastAsiaTheme="minorEastAsia"/>
              <w:noProof/>
            </w:rPr>
          </w:pPr>
          <w:ins w:id="134"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"_Toc516131661"</w:instrText>
            </w:r>
            <w:r w:rsidRPr="000C3670">
              <w:rPr>
                <w:rStyle w:val="Hyperlink"/>
                <w:noProof/>
              </w:rPr>
              <w:instrText xml:space="preserve"> </w:instrText>
            </w:r>
            <w:r w:rsidRPr="000C3670">
              <w:rPr>
                <w:rStyle w:val="Hyperlink"/>
                <w:noProof/>
              </w:rPr>
              <w:fldChar w:fldCharType="separate"/>
            </w:r>
            <w:r w:rsidRPr="000C3670">
              <w:rPr>
                <w:rStyle w:val="Hyperlink"/>
                <w:noProof/>
              </w:rPr>
              <w:t>4.5.7</w:t>
            </w:r>
            <w:r>
              <w:rPr>
                <w:rFonts w:eastAsiaTheme="minorEastAsia"/>
                <w:noProof/>
              </w:rPr>
              <w:tab/>
            </w:r>
            <w:r w:rsidRPr="000C3670">
              <w:rPr>
                <w:rStyle w:val="Hyperlink"/>
                <w:noProof/>
              </w:rPr>
              <w:t>TPC-H SF10000 Phase 2</w:t>
            </w:r>
            <w:r>
              <w:rPr>
                <w:noProof/>
                <w:webHidden/>
              </w:rPr>
              <w:tab/>
            </w:r>
            <w:r>
              <w:rPr>
                <w:noProof/>
                <w:webHidden/>
              </w:rPr>
              <w:fldChar w:fldCharType="begin"/>
            </w:r>
            <w:r>
              <w:rPr>
                <w:noProof/>
                <w:webHidden/>
              </w:rPr>
              <w:instrText xml:space="preserve"> PAGEREF _Toc516131661 \h </w:instrText>
            </w:r>
          </w:ins>
          <w:r>
            <w:rPr>
              <w:noProof/>
              <w:webHidden/>
            </w:rPr>
          </w:r>
          <w:r>
            <w:rPr>
              <w:noProof/>
              <w:webHidden/>
            </w:rPr>
            <w:fldChar w:fldCharType="separate"/>
          </w:r>
          <w:ins w:id="135" w:author="Dave Cracknell" w:date="2018-06-07T10:44:00Z">
            <w:r>
              <w:rPr>
                <w:noProof/>
                <w:webHidden/>
              </w:rPr>
              <w:t>13</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36" w:author="Dave Cracknell" w:date="2018-06-07T10:44:00Z"/>
              <w:rFonts w:eastAsiaTheme="minorEastAsia"/>
              <w:noProof/>
            </w:rPr>
          </w:pPr>
          <w:ins w:id="137"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"_Toc516131662"</w:instrText>
            </w:r>
            <w:r w:rsidRPr="000C3670">
              <w:rPr>
                <w:rStyle w:val="Hyperlink"/>
                <w:noProof/>
              </w:rPr>
              <w:instrText xml:space="preserve"> </w:instrText>
            </w:r>
            <w:r w:rsidRPr="000C3670">
              <w:rPr>
                <w:rStyle w:val="Hyperlink"/>
                <w:noProof/>
              </w:rPr>
              <w:fldChar w:fldCharType="separate"/>
            </w:r>
            <w:r w:rsidRPr="000C3670">
              <w:rPr>
                <w:rStyle w:val="Hyperlink"/>
                <w:noProof/>
              </w:rPr>
              <w:t>4.5.8</w:t>
            </w:r>
            <w:r>
              <w:rPr>
                <w:rFonts w:eastAsiaTheme="minorEastAsia"/>
                <w:noProof/>
              </w:rPr>
              <w:tab/>
            </w:r>
            <w:r w:rsidRPr="000C3670">
              <w:rPr>
                <w:rStyle w:val="Hyperlink"/>
                <w:noProof/>
              </w:rPr>
              <w:t>TPC-DS SF1000 Phase 1</w:t>
            </w:r>
            <w:r>
              <w:rPr>
                <w:noProof/>
                <w:webHidden/>
              </w:rPr>
              <w:tab/>
            </w:r>
            <w:r>
              <w:rPr>
                <w:noProof/>
                <w:webHidden/>
              </w:rPr>
              <w:fldChar w:fldCharType="begin"/>
            </w:r>
            <w:r>
              <w:rPr>
                <w:noProof/>
                <w:webHidden/>
              </w:rPr>
              <w:instrText xml:space="preserve"> PAGEREF _Toc516131662 \h </w:instrText>
            </w:r>
          </w:ins>
          <w:r>
            <w:rPr>
              <w:noProof/>
              <w:webHidden/>
            </w:rPr>
          </w:r>
          <w:r>
            <w:rPr>
              <w:noProof/>
              <w:webHidden/>
            </w:rPr>
            <w:fldChar w:fldCharType="separate"/>
          </w:r>
          <w:ins w:id="138" w:author="Dave Cracknell" w:date="2018-06-07T10:44:00Z">
            <w:r>
              <w:rPr>
                <w:noProof/>
                <w:webHidden/>
              </w:rPr>
              <w:t>13</w:t>
            </w:r>
            <w:r>
              <w:rPr>
                <w:noProof/>
                <w:webHidden/>
              </w:rPr>
              <w:fldChar w:fldCharType="end"/>
            </w:r>
            <w:r w:rsidRPr="000C3670">
              <w:rPr>
                <w:rStyle w:val="Hyperlink"/>
                <w:noProof/>
              </w:rPr>
              <w:fldChar w:fldCharType="end"/>
            </w:r>
          </w:ins>
        </w:p>
        <w:p w:rsidR="00E51925" w:rsidRDefault="00E51925">
          <w:pPr>
            <w:pStyle w:val="TOC3"/>
            <w:tabs>
              <w:tab w:val="left" w:pos="1320"/>
              <w:tab w:val="right" w:leader="dot" w:pos="9350"/>
            </w:tabs>
            <w:rPr>
              <w:ins w:id="139" w:author="Dave Cracknell" w:date="2018-06-07T10:44:00Z"/>
              <w:rFonts w:eastAsiaTheme="minorEastAsia"/>
              <w:noProof/>
            </w:rPr>
          </w:pPr>
          <w:ins w:id="140"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"_Toc516131663"</w:instrText>
            </w:r>
            <w:r w:rsidRPr="000C3670">
              <w:rPr>
                <w:rStyle w:val="Hyperlink"/>
                <w:noProof/>
              </w:rPr>
              <w:instrText xml:space="preserve"> </w:instrText>
            </w:r>
            <w:r w:rsidRPr="000C3670">
              <w:rPr>
                <w:rStyle w:val="Hyperlink"/>
                <w:noProof/>
              </w:rPr>
              <w:fldChar w:fldCharType="separate"/>
            </w:r>
            <w:r w:rsidRPr="000C3670">
              <w:rPr>
                <w:rStyle w:val="Hyperlink"/>
                <w:noProof/>
              </w:rPr>
              <w:t>4.5.9</w:t>
            </w:r>
            <w:r>
              <w:rPr>
                <w:rFonts w:eastAsiaTheme="minorEastAsia"/>
                <w:noProof/>
              </w:rPr>
              <w:tab/>
            </w:r>
            <w:r w:rsidRPr="000C3670">
              <w:rPr>
                <w:rStyle w:val="Hyperlink"/>
                <w:noProof/>
              </w:rPr>
              <w:t>RapidsSE</w:t>
            </w:r>
            <w:r>
              <w:rPr>
                <w:noProof/>
                <w:webHidden/>
              </w:rPr>
              <w:tab/>
            </w:r>
            <w:r>
              <w:rPr>
                <w:noProof/>
                <w:webHidden/>
              </w:rPr>
              <w:fldChar w:fldCharType="begin"/>
            </w:r>
            <w:r>
              <w:rPr>
                <w:noProof/>
                <w:webHidden/>
              </w:rPr>
              <w:instrText xml:space="preserve"> PAGEREF _Toc516131663 \h </w:instrText>
            </w:r>
          </w:ins>
          <w:r>
            <w:rPr>
              <w:noProof/>
              <w:webHidden/>
            </w:rPr>
          </w:r>
          <w:r>
            <w:rPr>
              <w:noProof/>
              <w:webHidden/>
            </w:rPr>
            <w:fldChar w:fldCharType="separate"/>
          </w:r>
          <w:ins w:id="141" w:author="Dave Cracknell" w:date="2018-06-07T10:44:00Z">
            <w:r>
              <w:rPr>
                <w:noProof/>
                <w:webHidden/>
              </w:rPr>
              <w:t>14</w:t>
            </w:r>
            <w:r>
              <w:rPr>
                <w:noProof/>
                <w:webHidden/>
              </w:rPr>
              <w:fldChar w:fldCharType="end"/>
            </w:r>
            <w:r w:rsidRPr="000C3670">
              <w:rPr>
                <w:rStyle w:val="Hyperlink"/>
                <w:noProof/>
              </w:rPr>
              <w:fldChar w:fldCharType="end"/>
            </w:r>
          </w:ins>
        </w:p>
        <w:p w:rsidR="00E51925" w:rsidRDefault="00E51925">
          <w:pPr>
            <w:pStyle w:val="TOC4"/>
            <w:tabs>
              <w:tab w:val="left" w:pos="1540"/>
              <w:tab w:val="right" w:leader="dot" w:pos="9350"/>
            </w:tabs>
            <w:rPr>
              <w:ins w:id="142" w:author="Dave Cracknell" w:date="2018-06-07T10:44:00Z"/>
              <w:rFonts w:eastAsiaTheme="minorEastAsia"/>
              <w:noProof/>
            </w:rPr>
          </w:pPr>
          <w:ins w:id="143"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"_Toc516131664"</w:instrText>
            </w:r>
            <w:r w:rsidRPr="000C3670">
              <w:rPr>
                <w:rStyle w:val="Hyperlink"/>
                <w:noProof/>
              </w:rPr>
              <w:instrText xml:space="preserve"> </w:instrText>
            </w:r>
            <w:r w:rsidRPr="000C3670">
              <w:rPr>
                <w:rStyle w:val="Hyperlink"/>
                <w:noProof/>
              </w:rPr>
              <w:fldChar w:fldCharType="separate"/>
            </w:r>
            <w:r w:rsidRPr="000C3670">
              <w:rPr>
                <w:rStyle w:val="Hyperlink"/>
                <w:noProof/>
              </w:rPr>
              <w:t>4.5.9.1</w:t>
            </w:r>
            <w:r>
              <w:rPr>
                <w:rFonts w:eastAsiaTheme="minorEastAsia"/>
                <w:noProof/>
              </w:rPr>
              <w:tab/>
            </w:r>
            <w:r w:rsidRPr="000C3670">
              <w:rPr>
                <w:rStyle w:val="Hyperlink"/>
                <w:noProof/>
              </w:rPr>
              <w:t>Schema Metadata Persistence</w:t>
            </w:r>
            <w:r>
              <w:rPr>
                <w:noProof/>
                <w:webHidden/>
              </w:rPr>
              <w:tab/>
            </w:r>
            <w:r>
              <w:rPr>
                <w:noProof/>
                <w:webHidden/>
              </w:rPr>
              <w:fldChar w:fldCharType="begin"/>
            </w:r>
            <w:r>
              <w:rPr>
                <w:noProof/>
                <w:webHidden/>
              </w:rPr>
              <w:instrText xml:space="preserve"> PAGEREF _Toc516131664 \h </w:instrText>
            </w:r>
          </w:ins>
          <w:r>
            <w:rPr>
              <w:noProof/>
              <w:webHidden/>
            </w:rPr>
          </w:r>
          <w:r>
            <w:rPr>
              <w:noProof/>
              <w:webHidden/>
            </w:rPr>
            <w:fldChar w:fldCharType="separate"/>
          </w:r>
          <w:ins w:id="144" w:author="Dave Cracknell" w:date="2018-06-07T10:44:00Z">
            <w:r>
              <w:rPr>
                <w:noProof/>
                <w:webHidden/>
              </w:rPr>
              <w:t>14</w:t>
            </w:r>
            <w:r>
              <w:rPr>
                <w:noProof/>
                <w:webHidden/>
              </w:rPr>
              <w:fldChar w:fldCharType="end"/>
            </w:r>
            <w:r w:rsidRPr="000C3670">
              <w:rPr>
                <w:rStyle w:val="Hyperlink"/>
                <w:noProof/>
              </w:rPr>
              <w:fldChar w:fldCharType="end"/>
            </w:r>
          </w:ins>
        </w:p>
        <w:p w:rsidR="00E51925" w:rsidRDefault="00E51925">
          <w:pPr>
            <w:pStyle w:val="TOC4"/>
            <w:tabs>
              <w:tab w:val="left" w:pos="1540"/>
              <w:tab w:val="right" w:leader="dot" w:pos="9350"/>
            </w:tabs>
            <w:rPr>
              <w:ins w:id="145" w:author="Dave Cracknell" w:date="2018-06-07T10:44:00Z"/>
              <w:rFonts w:eastAsiaTheme="minorEastAsia"/>
              <w:noProof/>
            </w:rPr>
          </w:pPr>
          <w:ins w:id="146"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"_Toc516131665"</w:instrText>
            </w:r>
            <w:r w:rsidRPr="000C3670">
              <w:rPr>
                <w:rStyle w:val="Hyperlink"/>
                <w:noProof/>
              </w:rPr>
              <w:instrText xml:space="preserve"> </w:instrText>
            </w:r>
            <w:r w:rsidRPr="000C3670">
              <w:rPr>
                <w:rStyle w:val="Hyperlink"/>
                <w:noProof/>
              </w:rPr>
              <w:fldChar w:fldCharType="separate"/>
            </w:r>
            <w:r w:rsidRPr="000C3670">
              <w:rPr>
                <w:rStyle w:val="Hyperlink"/>
                <w:noProof/>
              </w:rPr>
              <w:t>4.5.9.2</w:t>
            </w:r>
            <w:r>
              <w:rPr>
                <w:rFonts w:eastAsiaTheme="minorEastAsia"/>
                <w:noProof/>
              </w:rPr>
              <w:tab/>
            </w:r>
            <w:r w:rsidRPr="000C3670">
              <w:rPr>
                <w:rStyle w:val="Hyperlink"/>
                <w:noProof/>
              </w:rPr>
              <w:t>Row Data Persistence</w:t>
            </w:r>
            <w:r>
              <w:rPr>
                <w:noProof/>
                <w:webHidden/>
              </w:rPr>
              <w:tab/>
            </w:r>
            <w:r>
              <w:rPr>
                <w:noProof/>
                <w:webHidden/>
              </w:rPr>
              <w:fldChar w:fldCharType="begin"/>
            </w:r>
            <w:r>
              <w:rPr>
                <w:noProof/>
                <w:webHidden/>
              </w:rPr>
              <w:instrText xml:space="preserve"> PAGEREF _Toc516131665 \h </w:instrText>
            </w:r>
          </w:ins>
          <w:r>
            <w:rPr>
              <w:noProof/>
              <w:webHidden/>
            </w:rPr>
          </w:r>
          <w:r>
            <w:rPr>
              <w:noProof/>
              <w:webHidden/>
            </w:rPr>
            <w:fldChar w:fldCharType="separate"/>
          </w:r>
          <w:ins w:id="147" w:author="Dave Cracknell" w:date="2018-06-07T10:44:00Z">
            <w:r>
              <w:rPr>
                <w:noProof/>
                <w:webHidden/>
              </w:rPr>
              <w:t>14</w:t>
            </w:r>
            <w:r>
              <w:rPr>
                <w:noProof/>
                <w:webHidden/>
              </w:rPr>
              <w:fldChar w:fldCharType="end"/>
            </w:r>
            <w:r w:rsidRPr="000C3670">
              <w:rPr>
                <w:rStyle w:val="Hyperlink"/>
                <w:noProof/>
              </w:rPr>
              <w:fldChar w:fldCharType="end"/>
            </w:r>
          </w:ins>
        </w:p>
        <w:p w:rsidR="00E51925" w:rsidRDefault="00E51925">
          <w:pPr>
            <w:pStyle w:val="TOC2"/>
            <w:tabs>
              <w:tab w:val="left" w:pos="660"/>
              <w:tab w:val="right" w:leader="dot" w:pos="9350"/>
            </w:tabs>
            <w:rPr>
              <w:ins w:id="148" w:author="Dave Cracknell" w:date="2018-06-07T10:44:00Z"/>
              <w:rFonts w:eastAsiaTheme="minorEastAsia"/>
              <w:noProof/>
            </w:rPr>
          </w:pPr>
          <w:ins w:id="149"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"_Toc516131666"</w:instrText>
            </w:r>
            <w:r w:rsidRPr="000C3670">
              <w:rPr>
                <w:rStyle w:val="Hyperlink"/>
                <w:noProof/>
              </w:rPr>
              <w:instrText xml:space="preserve"> </w:instrText>
            </w:r>
            <w:r w:rsidRPr="000C3670">
              <w:rPr>
                <w:rStyle w:val="Hyperlink"/>
                <w:noProof/>
              </w:rPr>
              <w:fldChar w:fldCharType="separate"/>
            </w:r>
            <w:r w:rsidRPr="000C3670">
              <w:rPr>
                <w:rStyle w:val="Hyperlink"/>
                <w:noProof/>
              </w:rPr>
              <w:t>5.</w:t>
            </w:r>
            <w:r>
              <w:rPr>
                <w:rFonts w:eastAsiaTheme="minorEastAsia"/>
                <w:noProof/>
              </w:rPr>
              <w:tab/>
            </w:r>
            <w:r w:rsidRPr="000C3670">
              <w:rPr>
                <w:rStyle w:val="Hyperlink"/>
                <w:noProof/>
              </w:rPr>
              <w:t>Field Projects</w:t>
            </w:r>
            <w:r>
              <w:rPr>
                <w:noProof/>
                <w:webHidden/>
              </w:rPr>
              <w:tab/>
            </w:r>
            <w:r>
              <w:rPr>
                <w:noProof/>
                <w:webHidden/>
              </w:rPr>
              <w:fldChar w:fldCharType="begin"/>
            </w:r>
            <w:r>
              <w:rPr>
                <w:noProof/>
                <w:webHidden/>
              </w:rPr>
              <w:instrText xml:space="preserve"> PAGEREF _Toc516131666 \h </w:instrText>
            </w:r>
          </w:ins>
          <w:r>
            <w:rPr>
              <w:noProof/>
              <w:webHidden/>
            </w:rPr>
          </w:r>
          <w:r>
            <w:rPr>
              <w:noProof/>
              <w:webHidden/>
            </w:rPr>
            <w:fldChar w:fldCharType="separate"/>
          </w:r>
          <w:ins w:id="150" w:author="Dave Cracknell" w:date="2018-06-07T10:44:00Z">
            <w:r>
              <w:rPr>
                <w:noProof/>
                <w:webHidden/>
              </w:rPr>
              <w:t>14</w:t>
            </w:r>
            <w:r>
              <w:rPr>
                <w:noProof/>
                <w:webHidden/>
              </w:rPr>
              <w:fldChar w:fldCharType="end"/>
            </w:r>
            <w:r w:rsidRPr="000C3670">
              <w:rPr>
                <w:rStyle w:val="Hyperlink"/>
                <w:noProof/>
              </w:rPr>
              <w:fldChar w:fldCharType="end"/>
            </w:r>
          </w:ins>
        </w:p>
        <w:p w:rsidR="00E51925" w:rsidRDefault="00E51925">
          <w:pPr>
            <w:pStyle w:val="TOC3"/>
            <w:tabs>
              <w:tab w:val="left" w:pos="1100"/>
              <w:tab w:val="right" w:leader="dot" w:pos="9350"/>
            </w:tabs>
            <w:rPr>
              <w:ins w:id="151" w:author="Dave Cracknell" w:date="2018-06-07T10:44:00Z"/>
              <w:rFonts w:eastAsiaTheme="minorEastAsia"/>
              <w:noProof/>
            </w:rPr>
          </w:pPr>
          <w:ins w:id="152"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"_Toc516131667"</w:instrText>
            </w:r>
            <w:r w:rsidRPr="000C3670">
              <w:rPr>
                <w:rStyle w:val="Hyperlink"/>
                <w:noProof/>
              </w:rPr>
              <w:instrText xml:space="preserve"> </w:instrText>
            </w:r>
            <w:r w:rsidRPr="000C3670">
              <w:rPr>
                <w:rStyle w:val="Hyperlink"/>
                <w:noProof/>
              </w:rPr>
              <w:fldChar w:fldCharType="separate"/>
            </w:r>
            <w:r w:rsidRPr="000C3670">
              <w:rPr>
                <w:rStyle w:val="Hyperlink"/>
                <w:noProof/>
              </w:rPr>
              <w:t>5.1</w:t>
            </w:r>
            <w:r>
              <w:rPr>
                <w:rFonts w:eastAsiaTheme="minorEastAsia"/>
                <w:noProof/>
              </w:rPr>
              <w:tab/>
            </w:r>
            <w:r w:rsidRPr="000C3670">
              <w:rPr>
                <w:rStyle w:val="Hyperlink"/>
                <w:noProof/>
              </w:rPr>
              <w:t>Parallel Loader</w:t>
            </w:r>
            <w:r>
              <w:rPr>
                <w:noProof/>
                <w:webHidden/>
              </w:rPr>
              <w:tab/>
            </w:r>
            <w:r>
              <w:rPr>
                <w:noProof/>
                <w:webHidden/>
              </w:rPr>
              <w:fldChar w:fldCharType="begin"/>
            </w:r>
            <w:r>
              <w:rPr>
                <w:noProof/>
                <w:webHidden/>
              </w:rPr>
              <w:instrText xml:space="preserve"> PAGEREF _Toc516131667 \h </w:instrText>
            </w:r>
          </w:ins>
          <w:r>
            <w:rPr>
              <w:noProof/>
              <w:webHidden/>
            </w:rPr>
          </w:r>
          <w:r>
            <w:rPr>
              <w:noProof/>
              <w:webHidden/>
            </w:rPr>
            <w:fldChar w:fldCharType="separate"/>
          </w:r>
          <w:ins w:id="153" w:author="Dave Cracknell" w:date="2018-06-07T10:44:00Z">
            <w:r>
              <w:rPr>
                <w:noProof/>
                <w:webHidden/>
              </w:rPr>
              <w:t>14</w:t>
            </w:r>
            <w:r>
              <w:rPr>
                <w:noProof/>
                <w:webHidden/>
              </w:rPr>
              <w:fldChar w:fldCharType="end"/>
            </w:r>
            <w:r w:rsidRPr="000C3670">
              <w:rPr>
                <w:rStyle w:val="Hyperlink"/>
                <w:noProof/>
              </w:rPr>
              <w:fldChar w:fldCharType="end"/>
            </w:r>
          </w:ins>
        </w:p>
        <w:p w:rsidR="00E51925" w:rsidRDefault="00E51925">
          <w:pPr>
            <w:pStyle w:val="TOC3"/>
            <w:tabs>
              <w:tab w:val="left" w:pos="1100"/>
              <w:tab w:val="right" w:leader="dot" w:pos="9350"/>
            </w:tabs>
            <w:rPr>
              <w:ins w:id="154" w:author="Dave Cracknell" w:date="2018-06-07T10:44:00Z"/>
              <w:rFonts w:eastAsiaTheme="minorEastAsia"/>
              <w:noProof/>
            </w:rPr>
          </w:pPr>
          <w:ins w:id="155"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"_Toc516131668"</w:instrText>
            </w:r>
            <w:r w:rsidRPr="000C3670">
              <w:rPr>
                <w:rStyle w:val="Hyperlink"/>
                <w:noProof/>
              </w:rPr>
              <w:instrText xml:space="preserve"> </w:instrText>
            </w:r>
            <w:r w:rsidRPr="000C3670">
              <w:rPr>
                <w:rStyle w:val="Hyperlink"/>
                <w:noProof/>
              </w:rPr>
              <w:fldChar w:fldCharType="separate"/>
            </w:r>
            <w:r w:rsidRPr="000C3670">
              <w:rPr>
                <w:rStyle w:val="Hyperlink"/>
                <w:noProof/>
              </w:rPr>
              <w:t>5.2</w:t>
            </w:r>
            <w:r>
              <w:rPr>
                <w:rFonts w:eastAsiaTheme="minorEastAsia"/>
                <w:noProof/>
              </w:rPr>
              <w:tab/>
            </w:r>
            <w:r w:rsidRPr="000C3670">
              <w:rPr>
                <w:rStyle w:val="Hyperlink"/>
                <w:noProof/>
              </w:rPr>
              <w:t>Licensing</w:t>
            </w:r>
            <w:r>
              <w:rPr>
                <w:noProof/>
                <w:webHidden/>
              </w:rPr>
              <w:tab/>
            </w:r>
            <w:r>
              <w:rPr>
                <w:noProof/>
                <w:webHidden/>
              </w:rPr>
              <w:fldChar w:fldCharType="begin"/>
            </w:r>
            <w:r>
              <w:rPr>
                <w:noProof/>
                <w:webHidden/>
              </w:rPr>
              <w:instrText xml:space="preserve"> PAGEREF _Toc516131668 \h </w:instrText>
            </w:r>
          </w:ins>
          <w:r>
            <w:rPr>
              <w:noProof/>
              <w:webHidden/>
            </w:rPr>
          </w:r>
          <w:r>
            <w:rPr>
              <w:noProof/>
              <w:webHidden/>
            </w:rPr>
            <w:fldChar w:fldCharType="separate"/>
          </w:r>
          <w:ins w:id="156" w:author="Dave Cracknell" w:date="2018-06-07T10:44:00Z">
            <w:r>
              <w:rPr>
                <w:noProof/>
                <w:webHidden/>
              </w:rPr>
              <w:t>14</w:t>
            </w:r>
            <w:r>
              <w:rPr>
                <w:noProof/>
                <w:webHidden/>
              </w:rPr>
              <w:fldChar w:fldCharType="end"/>
            </w:r>
            <w:r w:rsidRPr="000C3670">
              <w:rPr>
                <w:rStyle w:val="Hyperlink"/>
                <w:noProof/>
              </w:rPr>
              <w:fldChar w:fldCharType="end"/>
            </w:r>
          </w:ins>
        </w:p>
        <w:p w:rsidR="00E51925" w:rsidRDefault="00E51925">
          <w:pPr>
            <w:pStyle w:val="TOC3"/>
            <w:tabs>
              <w:tab w:val="left" w:pos="1100"/>
              <w:tab w:val="right" w:leader="dot" w:pos="9350"/>
            </w:tabs>
            <w:rPr>
              <w:ins w:id="157" w:author="Dave Cracknell" w:date="2018-06-07T10:44:00Z"/>
              <w:rFonts w:eastAsiaTheme="minorEastAsia"/>
              <w:noProof/>
            </w:rPr>
          </w:pPr>
          <w:ins w:id="158"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"_Toc516131669"</w:instrText>
            </w:r>
            <w:r w:rsidRPr="000C3670">
              <w:rPr>
                <w:rStyle w:val="Hyperlink"/>
                <w:noProof/>
              </w:rPr>
              <w:instrText xml:space="preserve"> </w:instrText>
            </w:r>
            <w:r w:rsidRPr="000C3670">
              <w:rPr>
                <w:rStyle w:val="Hyperlink"/>
                <w:noProof/>
              </w:rPr>
              <w:fldChar w:fldCharType="separate"/>
            </w:r>
            <w:r w:rsidRPr="000C3670">
              <w:rPr>
                <w:rStyle w:val="Hyperlink"/>
                <w:noProof/>
              </w:rPr>
              <w:t>5.3</w:t>
            </w:r>
            <w:r>
              <w:rPr>
                <w:rFonts w:eastAsiaTheme="minorEastAsia"/>
                <w:noProof/>
              </w:rPr>
              <w:tab/>
            </w:r>
            <w:r w:rsidRPr="000C3670">
              <w:rPr>
                <w:rStyle w:val="Hyperlink"/>
                <w:noProof/>
              </w:rPr>
              <w:t>Unified JDBC Driver/rapids-shell</w:t>
            </w:r>
            <w:r>
              <w:rPr>
                <w:noProof/>
                <w:webHidden/>
              </w:rPr>
              <w:tab/>
            </w:r>
            <w:r>
              <w:rPr>
                <w:noProof/>
                <w:webHidden/>
              </w:rPr>
              <w:fldChar w:fldCharType="begin"/>
            </w:r>
            <w:r>
              <w:rPr>
                <w:noProof/>
                <w:webHidden/>
              </w:rPr>
              <w:instrText xml:space="preserve"> PAGEREF _Toc516131669 \h </w:instrText>
            </w:r>
          </w:ins>
          <w:r>
            <w:rPr>
              <w:noProof/>
              <w:webHidden/>
            </w:rPr>
          </w:r>
          <w:r>
            <w:rPr>
              <w:noProof/>
              <w:webHidden/>
            </w:rPr>
            <w:fldChar w:fldCharType="separate"/>
          </w:r>
          <w:ins w:id="159" w:author="Dave Cracknell" w:date="2018-06-07T10:44:00Z">
            <w:r>
              <w:rPr>
                <w:noProof/>
                <w:webHidden/>
              </w:rPr>
              <w:t>14</w:t>
            </w:r>
            <w:r>
              <w:rPr>
                <w:noProof/>
                <w:webHidden/>
              </w:rPr>
              <w:fldChar w:fldCharType="end"/>
            </w:r>
            <w:r w:rsidRPr="000C3670">
              <w:rPr>
                <w:rStyle w:val="Hyperlink"/>
                <w:noProof/>
              </w:rPr>
              <w:fldChar w:fldCharType="end"/>
            </w:r>
          </w:ins>
        </w:p>
        <w:p w:rsidR="00E51925" w:rsidRDefault="00E51925">
          <w:pPr>
            <w:pStyle w:val="TOC3"/>
            <w:tabs>
              <w:tab w:val="left" w:pos="1100"/>
              <w:tab w:val="right" w:leader="dot" w:pos="9350"/>
            </w:tabs>
            <w:rPr>
              <w:ins w:id="160" w:author="Dave Cracknell" w:date="2018-06-07T10:44:00Z"/>
              <w:rFonts w:eastAsiaTheme="minorEastAsia"/>
              <w:noProof/>
            </w:rPr>
          </w:pPr>
          <w:ins w:id="161"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"_Toc516131670"</w:instrText>
            </w:r>
            <w:r w:rsidRPr="000C3670">
              <w:rPr>
                <w:rStyle w:val="Hyperlink"/>
                <w:noProof/>
              </w:rPr>
              <w:instrText xml:space="preserve"> </w:instrText>
            </w:r>
            <w:r w:rsidRPr="000C3670">
              <w:rPr>
                <w:rStyle w:val="Hyperlink"/>
                <w:noProof/>
              </w:rPr>
              <w:fldChar w:fldCharType="separate"/>
            </w:r>
            <w:r w:rsidRPr="000C3670">
              <w:rPr>
                <w:rStyle w:val="Hyperlink"/>
                <w:noProof/>
              </w:rPr>
              <w:t>5.4</w:t>
            </w:r>
            <w:r>
              <w:rPr>
                <w:rFonts w:eastAsiaTheme="minorEastAsia"/>
                <w:noProof/>
              </w:rPr>
              <w:tab/>
            </w:r>
            <w:r w:rsidRPr="000C3670">
              <w:rPr>
                <w:rStyle w:val="Hyperlink"/>
                <w:noProof/>
              </w:rPr>
              <w:t xml:space="preserve"> In-database AI Phase I</w:t>
            </w:r>
            <w:r>
              <w:rPr>
                <w:noProof/>
                <w:webHidden/>
              </w:rPr>
              <w:tab/>
            </w:r>
            <w:r>
              <w:rPr>
                <w:noProof/>
                <w:webHidden/>
              </w:rPr>
              <w:fldChar w:fldCharType="begin"/>
            </w:r>
            <w:r>
              <w:rPr>
                <w:noProof/>
                <w:webHidden/>
              </w:rPr>
              <w:instrText xml:space="preserve"> PAGEREF _Toc516131670 \h </w:instrText>
            </w:r>
          </w:ins>
          <w:r>
            <w:rPr>
              <w:noProof/>
              <w:webHidden/>
            </w:rPr>
          </w:r>
          <w:r>
            <w:rPr>
              <w:noProof/>
              <w:webHidden/>
            </w:rPr>
            <w:fldChar w:fldCharType="separate"/>
          </w:r>
          <w:ins w:id="162" w:author="Dave Cracknell" w:date="2018-06-07T10:44:00Z">
            <w:r>
              <w:rPr>
                <w:noProof/>
                <w:webHidden/>
              </w:rPr>
              <w:t>14</w:t>
            </w:r>
            <w:r>
              <w:rPr>
                <w:noProof/>
                <w:webHidden/>
              </w:rPr>
              <w:fldChar w:fldCharType="end"/>
            </w:r>
            <w:r w:rsidRPr="000C3670">
              <w:rPr>
                <w:rStyle w:val="Hyperlink"/>
                <w:noProof/>
              </w:rPr>
              <w:fldChar w:fldCharType="end"/>
            </w:r>
          </w:ins>
        </w:p>
        <w:p w:rsidR="00E51925" w:rsidRDefault="00E51925">
          <w:pPr>
            <w:pStyle w:val="TOC2"/>
            <w:tabs>
              <w:tab w:val="left" w:pos="660"/>
              <w:tab w:val="right" w:leader="dot" w:pos="9350"/>
            </w:tabs>
            <w:rPr>
              <w:ins w:id="163" w:author="Dave Cracknell" w:date="2018-06-07T10:44:00Z"/>
              <w:rFonts w:eastAsiaTheme="minorEastAsia"/>
              <w:noProof/>
            </w:rPr>
          </w:pPr>
          <w:ins w:id="164"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"_Toc516131671"</w:instrText>
            </w:r>
            <w:r w:rsidRPr="000C3670">
              <w:rPr>
                <w:rStyle w:val="Hyperlink"/>
                <w:noProof/>
              </w:rPr>
              <w:instrText xml:space="preserve"> </w:instrText>
            </w:r>
            <w:r w:rsidRPr="000C3670">
              <w:rPr>
                <w:rStyle w:val="Hyperlink"/>
                <w:noProof/>
              </w:rPr>
              <w:fldChar w:fldCharType="separate"/>
            </w:r>
            <w:r w:rsidRPr="000C3670">
              <w:rPr>
                <w:rStyle w:val="Hyperlink"/>
                <w:noProof/>
              </w:rPr>
              <w:t>6.</w:t>
            </w:r>
            <w:r>
              <w:rPr>
                <w:rFonts w:eastAsiaTheme="minorEastAsia"/>
                <w:noProof/>
              </w:rPr>
              <w:tab/>
            </w:r>
            <w:r w:rsidRPr="000C3670">
              <w:rPr>
                <w:rStyle w:val="Hyperlink"/>
                <w:noProof/>
              </w:rPr>
              <w:t>Future Projects</w:t>
            </w:r>
            <w:r>
              <w:rPr>
                <w:noProof/>
                <w:webHidden/>
              </w:rPr>
              <w:tab/>
            </w:r>
            <w:r>
              <w:rPr>
                <w:noProof/>
                <w:webHidden/>
              </w:rPr>
              <w:fldChar w:fldCharType="begin"/>
            </w:r>
            <w:r>
              <w:rPr>
                <w:noProof/>
                <w:webHidden/>
              </w:rPr>
              <w:instrText xml:space="preserve"> PAGEREF _Toc516131671 \h </w:instrText>
            </w:r>
          </w:ins>
          <w:r>
            <w:rPr>
              <w:noProof/>
              <w:webHidden/>
            </w:rPr>
          </w:r>
          <w:r>
            <w:rPr>
              <w:noProof/>
              <w:webHidden/>
            </w:rPr>
            <w:fldChar w:fldCharType="separate"/>
          </w:r>
          <w:ins w:id="165" w:author="Dave Cracknell" w:date="2018-06-07T10:44:00Z">
            <w:r>
              <w:rPr>
                <w:noProof/>
                <w:webHidden/>
              </w:rPr>
              <w:t>14</w:t>
            </w:r>
            <w:r>
              <w:rPr>
                <w:noProof/>
                <w:webHidden/>
              </w:rPr>
              <w:fldChar w:fldCharType="end"/>
            </w:r>
            <w:r w:rsidRPr="000C3670">
              <w:rPr>
                <w:rStyle w:val="Hyperlink"/>
                <w:noProof/>
              </w:rPr>
              <w:fldChar w:fldCharType="end"/>
            </w:r>
          </w:ins>
        </w:p>
        <w:p w:rsidR="00E51925" w:rsidRDefault="00E51925">
          <w:pPr>
            <w:pStyle w:val="TOC1"/>
            <w:tabs>
              <w:tab w:val="left" w:pos="440"/>
              <w:tab w:val="right" w:leader="dot" w:pos="9350"/>
            </w:tabs>
            <w:rPr>
              <w:ins w:id="166" w:author="Dave Cracknell" w:date="2018-06-07T10:44:00Z"/>
              <w:rFonts w:eastAsiaTheme="minorEastAsia"/>
              <w:noProof/>
            </w:rPr>
          </w:pPr>
          <w:ins w:id="167" w:author="Dave Cracknell" w:date="2018-06-07T10:44:00Z">
            <w:r w:rsidRPr="000C3670">
              <w:rPr>
                <w:rStyle w:val="Hyperlink"/>
                <w:noProof/>
              </w:rPr>
              <w:fldChar w:fldCharType="begin"/>
            </w:r>
            <w:r w:rsidRPr="000C3670">
              <w:rPr>
                <w:rStyle w:val="Hyperlink"/>
                <w:noProof/>
              </w:rPr>
              <w:instrText xml:space="preserve"> </w:instrText>
            </w:r>
            <w:r>
              <w:rPr>
                <w:noProof/>
              </w:rPr>
              <w:instrText>HYPERLINK \l "_Toc516131672"</w:instrText>
            </w:r>
            <w:r w:rsidRPr="000C3670">
              <w:rPr>
                <w:rStyle w:val="Hyperlink"/>
                <w:noProof/>
              </w:rPr>
              <w:instrText xml:space="preserve"> </w:instrText>
            </w:r>
            <w:r w:rsidRPr="000C3670">
              <w:rPr>
                <w:rStyle w:val="Hyperlink"/>
                <w:noProof/>
              </w:rPr>
              <w:fldChar w:fldCharType="separate"/>
            </w:r>
            <w:r w:rsidRPr="000C3670">
              <w:rPr>
                <w:rStyle w:val="Hyperlink"/>
                <w:noProof/>
              </w:rPr>
              <w:t>6.</w:t>
            </w:r>
            <w:r>
              <w:rPr>
                <w:rFonts w:eastAsiaTheme="minorEastAsia"/>
                <w:noProof/>
              </w:rPr>
              <w:tab/>
            </w:r>
            <w:r w:rsidRPr="000C3670">
              <w:rPr>
                <w:rStyle w:val="Hyperlink"/>
                <w:noProof/>
              </w:rPr>
              <w:t>SIGNOFF SHEET</w:t>
            </w:r>
            <w:r>
              <w:rPr>
                <w:noProof/>
                <w:webHidden/>
              </w:rPr>
              <w:tab/>
            </w:r>
            <w:r>
              <w:rPr>
                <w:noProof/>
                <w:webHidden/>
              </w:rPr>
              <w:fldChar w:fldCharType="begin"/>
            </w:r>
            <w:r>
              <w:rPr>
                <w:noProof/>
                <w:webHidden/>
              </w:rPr>
              <w:instrText xml:space="preserve"> PAGEREF _Toc516131672 \h </w:instrText>
            </w:r>
          </w:ins>
          <w:r>
            <w:rPr>
              <w:noProof/>
              <w:webHidden/>
            </w:rPr>
          </w:r>
          <w:r>
            <w:rPr>
              <w:noProof/>
              <w:webHidden/>
            </w:rPr>
            <w:fldChar w:fldCharType="separate"/>
          </w:r>
          <w:ins w:id="168" w:author="Dave Cracknell" w:date="2018-06-07T10:44:00Z">
            <w:r>
              <w:rPr>
                <w:noProof/>
                <w:webHidden/>
              </w:rPr>
              <w:t>16</w:t>
            </w:r>
            <w:r>
              <w:rPr>
                <w:noProof/>
                <w:webHidden/>
              </w:rPr>
              <w:fldChar w:fldCharType="end"/>
            </w:r>
            <w:r w:rsidRPr="000C3670">
              <w:rPr>
                <w:rStyle w:val="Hyperlink"/>
                <w:noProof/>
              </w:rPr>
              <w:fldChar w:fldCharType="end"/>
            </w:r>
          </w:ins>
        </w:p>
        <w:p w:rsidR="009267DD" w:rsidDel="00A64937" w:rsidRDefault="009267DD">
          <w:pPr>
            <w:pStyle w:val="TOC1"/>
            <w:tabs>
              <w:tab w:val="left" w:pos="440"/>
              <w:tab w:val="right" w:leader="dot" w:pos="9350"/>
            </w:tabs>
            <w:rPr>
              <w:del w:id="169" w:author="Dave Cracknell" w:date="2018-06-01T16:06:00Z"/>
              <w:rFonts w:eastAsiaTheme="minorEastAsia"/>
              <w:noProof/>
            </w:rPr>
          </w:pPr>
          <w:del w:id="170" w:author="Dave Cracknell" w:date="2018-06-01T16:06:00Z">
            <w:r w:rsidRPr="00A64937" w:rsidDel="00A64937">
              <w:rPr>
                <w:rStyle w:val="Hyperlink"/>
                <w:noProof/>
              </w:rPr>
              <w:delText>1.</w:delText>
            </w:r>
            <w:r w:rsidDel="00A64937">
              <w:rPr>
                <w:rFonts w:eastAsiaTheme="minorEastAsia"/>
                <w:noProof/>
              </w:rPr>
              <w:tab/>
            </w:r>
            <w:r w:rsidRPr="00A64937" w:rsidDel="00A64937">
              <w:rPr>
                <w:rStyle w:val="Hyperlink"/>
                <w:noProof/>
              </w:rPr>
              <w:delText>Overview</w:delText>
            </w:r>
            <w:r w:rsidDel="00A64937">
              <w:rPr>
                <w:noProof/>
                <w:webHidden/>
              </w:rPr>
              <w:tab/>
              <w:delText>3</w:delText>
            </w:r>
          </w:del>
        </w:p>
        <w:p w:rsidR="009267DD" w:rsidDel="00A64937" w:rsidRDefault="009267DD">
          <w:pPr>
            <w:pStyle w:val="TOC1"/>
            <w:tabs>
              <w:tab w:val="left" w:pos="440"/>
              <w:tab w:val="right" w:leader="dot" w:pos="9350"/>
            </w:tabs>
            <w:rPr>
              <w:del w:id="171" w:author="Dave Cracknell" w:date="2018-06-01T16:06:00Z"/>
              <w:rFonts w:eastAsiaTheme="minorEastAsia"/>
              <w:noProof/>
            </w:rPr>
          </w:pPr>
          <w:del w:id="172" w:author="Dave Cracknell" w:date="2018-06-01T16:06:00Z">
            <w:r w:rsidRPr="00A64937" w:rsidDel="00A64937">
              <w:rPr>
                <w:rStyle w:val="Hyperlink"/>
                <w:noProof/>
              </w:rPr>
              <w:delText>2.</w:delText>
            </w:r>
            <w:r w:rsidDel="00A64937">
              <w:rPr>
                <w:rFonts w:eastAsiaTheme="minorEastAsia"/>
                <w:noProof/>
              </w:rPr>
              <w:tab/>
            </w:r>
            <w:r w:rsidRPr="00A64937" w:rsidDel="00A64937">
              <w:rPr>
                <w:rStyle w:val="Hyperlink"/>
                <w:noProof/>
              </w:rPr>
              <w:delText>Document History</w:delText>
            </w:r>
            <w:r w:rsidDel="00A64937">
              <w:rPr>
                <w:noProof/>
                <w:webHidden/>
              </w:rPr>
              <w:tab/>
              <w:delText>3</w:delText>
            </w:r>
          </w:del>
        </w:p>
        <w:p w:rsidR="009267DD" w:rsidDel="00A64937" w:rsidRDefault="009267DD">
          <w:pPr>
            <w:pStyle w:val="TOC1"/>
            <w:tabs>
              <w:tab w:val="left" w:pos="440"/>
              <w:tab w:val="right" w:leader="dot" w:pos="9350"/>
            </w:tabs>
            <w:rPr>
              <w:del w:id="173" w:author="Dave Cracknell" w:date="2018-06-01T16:06:00Z"/>
              <w:rFonts w:eastAsiaTheme="minorEastAsia"/>
              <w:noProof/>
            </w:rPr>
          </w:pPr>
          <w:del w:id="174" w:author="Dave Cracknell" w:date="2018-06-01T16:06:00Z">
            <w:r w:rsidRPr="00A64937" w:rsidDel="00A64937">
              <w:rPr>
                <w:rStyle w:val="Hyperlink"/>
                <w:noProof/>
              </w:rPr>
              <w:delText>3.</w:delText>
            </w:r>
            <w:r w:rsidDel="00A64937">
              <w:rPr>
                <w:rFonts w:eastAsiaTheme="minorEastAsia"/>
                <w:noProof/>
              </w:rPr>
              <w:tab/>
            </w:r>
            <w:r w:rsidRPr="00A64937" w:rsidDel="00A64937">
              <w:rPr>
                <w:rStyle w:val="Hyperlink"/>
                <w:noProof/>
              </w:rPr>
              <w:delText>Release Approval Process</w:delText>
            </w:r>
            <w:r w:rsidDel="00A64937">
              <w:rPr>
                <w:noProof/>
                <w:webHidden/>
              </w:rPr>
              <w:tab/>
              <w:delText>3</w:delText>
            </w:r>
          </w:del>
        </w:p>
        <w:p w:rsidR="009267DD" w:rsidDel="00A64937" w:rsidRDefault="009267DD">
          <w:pPr>
            <w:pStyle w:val="TOC1"/>
            <w:tabs>
              <w:tab w:val="left" w:pos="440"/>
              <w:tab w:val="right" w:leader="dot" w:pos="9350"/>
            </w:tabs>
            <w:rPr>
              <w:del w:id="175" w:author="Dave Cracknell" w:date="2018-06-01T16:06:00Z"/>
              <w:rFonts w:eastAsiaTheme="minorEastAsia"/>
              <w:noProof/>
            </w:rPr>
          </w:pPr>
          <w:del w:id="176" w:author="Dave Cracknell" w:date="2018-06-01T16:06:00Z">
            <w:r w:rsidRPr="00A64937" w:rsidDel="00A64937">
              <w:rPr>
                <w:rStyle w:val="Hyperlink"/>
                <w:noProof/>
              </w:rPr>
              <w:delText>4.</w:delText>
            </w:r>
            <w:r w:rsidDel="00A64937">
              <w:rPr>
                <w:rFonts w:eastAsiaTheme="minorEastAsia"/>
                <w:noProof/>
              </w:rPr>
              <w:tab/>
            </w:r>
            <w:r w:rsidRPr="00A64937" w:rsidDel="00A64937">
              <w:rPr>
                <w:rStyle w:val="Hyperlink"/>
                <w:noProof/>
              </w:rPr>
              <w:delText>Release Plan</w:delText>
            </w:r>
            <w:r w:rsidDel="00A64937">
              <w:rPr>
                <w:noProof/>
                <w:webHidden/>
              </w:rPr>
              <w:tab/>
              <w:delText>3</w:delText>
            </w:r>
          </w:del>
        </w:p>
        <w:p w:rsidR="009267DD" w:rsidDel="00A64937" w:rsidRDefault="009267DD">
          <w:pPr>
            <w:pStyle w:val="TOC2"/>
            <w:tabs>
              <w:tab w:val="left" w:pos="880"/>
              <w:tab w:val="right" w:leader="dot" w:pos="9350"/>
            </w:tabs>
            <w:rPr>
              <w:del w:id="177" w:author="Dave Cracknell" w:date="2018-06-01T16:06:00Z"/>
              <w:rFonts w:eastAsiaTheme="minorEastAsia"/>
              <w:noProof/>
            </w:rPr>
          </w:pPr>
          <w:del w:id="178" w:author="Dave Cracknell" w:date="2018-06-01T16:06:00Z">
            <w:r w:rsidRPr="00A64937" w:rsidDel="00A64937">
              <w:rPr>
                <w:rStyle w:val="Hyperlink"/>
                <w:noProof/>
              </w:rPr>
              <w:delText>4.1</w:delText>
            </w:r>
            <w:r w:rsidDel="00A64937">
              <w:rPr>
                <w:rFonts w:eastAsiaTheme="minorEastAsia"/>
                <w:noProof/>
              </w:rPr>
              <w:tab/>
            </w:r>
            <w:r w:rsidRPr="00A64937" w:rsidDel="00A64937">
              <w:rPr>
                <w:rStyle w:val="Hyperlink"/>
                <w:noProof/>
              </w:rPr>
              <w:delText>Release 3.3.1</w:delText>
            </w:r>
            <w:r w:rsidDel="00A64937">
              <w:rPr>
                <w:noProof/>
                <w:webHidden/>
              </w:rPr>
              <w:tab/>
              <w:delText>4</w:delText>
            </w:r>
          </w:del>
        </w:p>
        <w:p w:rsidR="009267DD" w:rsidDel="00A64937" w:rsidRDefault="009267DD">
          <w:pPr>
            <w:pStyle w:val="TOC3"/>
            <w:tabs>
              <w:tab w:val="left" w:pos="1320"/>
              <w:tab w:val="right" w:leader="dot" w:pos="9350"/>
            </w:tabs>
            <w:rPr>
              <w:del w:id="179" w:author="Dave Cracknell" w:date="2018-06-01T16:06:00Z"/>
              <w:rFonts w:eastAsiaTheme="minorEastAsia"/>
              <w:noProof/>
            </w:rPr>
          </w:pPr>
          <w:del w:id="180" w:author="Dave Cracknell" w:date="2018-06-01T16:06:00Z">
            <w:r w:rsidRPr="00A64937" w:rsidDel="00A64937">
              <w:rPr>
                <w:rStyle w:val="Hyperlink"/>
                <w:noProof/>
              </w:rPr>
              <w:delText>4.1.1</w:delText>
            </w:r>
            <w:r w:rsidDel="00A64937">
              <w:rPr>
                <w:rFonts w:eastAsiaTheme="minorEastAsia"/>
                <w:noProof/>
              </w:rPr>
              <w:tab/>
            </w:r>
            <w:r w:rsidRPr="00A64937" w:rsidDel="00A64937">
              <w:rPr>
                <w:rStyle w:val="Hyperlink"/>
                <w:noProof/>
              </w:rPr>
              <w:delText>Delimited File Support – Phase 1</w:delText>
            </w:r>
            <w:r w:rsidDel="00A64937">
              <w:rPr>
                <w:noProof/>
                <w:webHidden/>
              </w:rPr>
              <w:tab/>
              <w:delText>4</w:delText>
            </w:r>
          </w:del>
        </w:p>
        <w:p w:rsidR="009267DD" w:rsidDel="00A64937" w:rsidRDefault="009267DD">
          <w:pPr>
            <w:pStyle w:val="TOC4"/>
            <w:tabs>
              <w:tab w:val="left" w:pos="1540"/>
              <w:tab w:val="right" w:leader="dot" w:pos="9350"/>
            </w:tabs>
            <w:rPr>
              <w:del w:id="181" w:author="Dave Cracknell" w:date="2018-06-01T16:06:00Z"/>
              <w:rFonts w:eastAsiaTheme="minorEastAsia"/>
              <w:noProof/>
            </w:rPr>
          </w:pPr>
          <w:del w:id="182" w:author="Dave Cracknell" w:date="2018-06-01T16:06:00Z">
            <w:r w:rsidRPr="00A64937" w:rsidDel="00A64937">
              <w:rPr>
                <w:rStyle w:val="Hyperlink"/>
                <w:noProof/>
              </w:rPr>
              <w:delText>4.1.1.1</w:delText>
            </w:r>
            <w:r w:rsidDel="00A64937">
              <w:rPr>
                <w:rFonts w:eastAsiaTheme="minorEastAsia"/>
                <w:noProof/>
              </w:rPr>
              <w:tab/>
            </w:r>
            <w:r w:rsidRPr="00A64937" w:rsidDel="00A64937">
              <w:rPr>
                <w:rStyle w:val="Hyperlink"/>
                <w:noProof/>
              </w:rPr>
              <w:delText>Hadoop Connector</w:delText>
            </w:r>
            <w:r w:rsidDel="00A64937">
              <w:rPr>
                <w:noProof/>
                <w:webHidden/>
              </w:rPr>
              <w:tab/>
              <w:delText>4</w:delText>
            </w:r>
          </w:del>
        </w:p>
        <w:p w:rsidR="009267DD" w:rsidDel="00A64937" w:rsidRDefault="009267DD">
          <w:pPr>
            <w:pStyle w:val="TOC4"/>
            <w:tabs>
              <w:tab w:val="left" w:pos="1540"/>
              <w:tab w:val="right" w:leader="dot" w:pos="9350"/>
            </w:tabs>
            <w:rPr>
              <w:del w:id="183" w:author="Dave Cracknell" w:date="2018-06-01T16:06:00Z"/>
              <w:rFonts w:eastAsiaTheme="minorEastAsia"/>
              <w:noProof/>
            </w:rPr>
          </w:pPr>
          <w:del w:id="184" w:author="Dave Cracknell" w:date="2018-06-01T16:06:00Z">
            <w:r w:rsidRPr="00A64937" w:rsidDel="00A64937">
              <w:rPr>
                <w:rStyle w:val="Hyperlink"/>
                <w:noProof/>
              </w:rPr>
              <w:delText>4.1.1.2</w:delText>
            </w:r>
            <w:r w:rsidDel="00A64937">
              <w:rPr>
                <w:rFonts w:eastAsiaTheme="minorEastAsia"/>
                <w:noProof/>
              </w:rPr>
              <w:tab/>
            </w:r>
            <w:r w:rsidRPr="00A64937" w:rsidDel="00A64937">
              <w:rPr>
                <w:rStyle w:val="Hyperlink"/>
                <w:noProof/>
              </w:rPr>
              <w:delText>RapidsSE</w:delText>
            </w:r>
            <w:r w:rsidDel="00A64937">
              <w:rPr>
                <w:noProof/>
                <w:webHidden/>
              </w:rPr>
              <w:tab/>
              <w:delText>4</w:delText>
            </w:r>
          </w:del>
        </w:p>
        <w:p w:rsidR="009267DD" w:rsidDel="00A64937" w:rsidRDefault="009267DD">
          <w:pPr>
            <w:pStyle w:val="TOC3"/>
            <w:tabs>
              <w:tab w:val="left" w:pos="1320"/>
              <w:tab w:val="right" w:leader="dot" w:pos="9350"/>
            </w:tabs>
            <w:rPr>
              <w:del w:id="185" w:author="Dave Cracknell" w:date="2018-06-01T16:06:00Z"/>
              <w:rFonts w:eastAsiaTheme="minorEastAsia"/>
              <w:noProof/>
            </w:rPr>
          </w:pPr>
          <w:del w:id="186" w:author="Dave Cracknell" w:date="2018-06-01T16:06:00Z">
            <w:r w:rsidRPr="00A64937" w:rsidDel="00A64937">
              <w:rPr>
                <w:rStyle w:val="Hyperlink"/>
                <w:noProof/>
              </w:rPr>
              <w:delText>4.1.2</w:delText>
            </w:r>
            <w:r w:rsidDel="00A64937">
              <w:rPr>
                <w:rFonts w:eastAsiaTheme="minorEastAsia"/>
                <w:noProof/>
              </w:rPr>
              <w:tab/>
            </w:r>
            <w:r w:rsidRPr="00A64937" w:rsidDel="00A64937">
              <w:rPr>
                <w:rStyle w:val="Hyperlink"/>
                <w:noProof/>
              </w:rPr>
              <w:delText>Hadoop csv Connector: Hive-style partitioning</w:delText>
            </w:r>
            <w:r w:rsidDel="00A64937">
              <w:rPr>
                <w:noProof/>
                <w:webHidden/>
              </w:rPr>
              <w:tab/>
              <w:delText>5</w:delText>
            </w:r>
          </w:del>
        </w:p>
        <w:p w:rsidR="009267DD" w:rsidDel="00A64937" w:rsidRDefault="009267DD">
          <w:pPr>
            <w:pStyle w:val="TOC2"/>
            <w:tabs>
              <w:tab w:val="left" w:pos="880"/>
              <w:tab w:val="right" w:leader="dot" w:pos="9350"/>
            </w:tabs>
            <w:rPr>
              <w:del w:id="187" w:author="Dave Cracknell" w:date="2018-06-01T16:06:00Z"/>
              <w:rFonts w:eastAsiaTheme="minorEastAsia"/>
              <w:noProof/>
            </w:rPr>
          </w:pPr>
          <w:del w:id="188" w:author="Dave Cracknell" w:date="2018-06-01T16:06:00Z">
            <w:r w:rsidRPr="00A64937" w:rsidDel="00A64937">
              <w:rPr>
                <w:rStyle w:val="Hyperlink"/>
                <w:noProof/>
              </w:rPr>
              <w:delText>4.2</w:delText>
            </w:r>
            <w:r w:rsidDel="00A64937">
              <w:rPr>
                <w:rFonts w:eastAsiaTheme="minorEastAsia"/>
                <w:noProof/>
              </w:rPr>
              <w:tab/>
            </w:r>
            <w:r w:rsidRPr="00A64937" w:rsidDel="00A64937">
              <w:rPr>
                <w:rStyle w:val="Hyperlink"/>
                <w:noProof/>
              </w:rPr>
              <w:delText>Release 3.4</w:delText>
            </w:r>
            <w:r w:rsidDel="00A64937">
              <w:rPr>
                <w:noProof/>
                <w:webHidden/>
              </w:rPr>
              <w:tab/>
              <w:delText>6</w:delText>
            </w:r>
          </w:del>
        </w:p>
        <w:p w:rsidR="009267DD" w:rsidDel="00A64937" w:rsidRDefault="009267DD">
          <w:pPr>
            <w:pStyle w:val="TOC3"/>
            <w:tabs>
              <w:tab w:val="left" w:pos="1320"/>
              <w:tab w:val="right" w:leader="dot" w:pos="9350"/>
            </w:tabs>
            <w:rPr>
              <w:del w:id="189" w:author="Dave Cracknell" w:date="2018-06-01T16:06:00Z"/>
              <w:rFonts w:eastAsiaTheme="minorEastAsia"/>
              <w:noProof/>
            </w:rPr>
          </w:pPr>
          <w:del w:id="190" w:author="Dave Cracknell" w:date="2018-06-01T16:06:00Z">
            <w:r w:rsidRPr="00A64937" w:rsidDel="00A64937">
              <w:rPr>
                <w:rStyle w:val="Hyperlink"/>
                <w:noProof/>
              </w:rPr>
              <w:delText>4.2.1</w:delText>
            </w:r>
            <w:r w:rsidDel="00A64937">
              <w:rPr>
                <w:rFonts w:eastAsiaTheme="minorEastAsia"/>
                <w:noProof/>
              </w:rPr>
              <w:tab/>
            </w:r>
            <w:r w:rsidRPr="00A64937" w:rsidDel="00A64937">
              <w:rPr>
                <w:rStyle w:val="Hyperlink"/>
                <w:noProof/>
              </w:rPr>
              <w:delText>Delimited File Support Phase 2</w:delText>
            </w:r>
            <w:r w:rsidDel="00A64937">
              <w:rPr>
                <w:noProof/>
                <w:webHidden/>
              </w:rPr>
              <w:tab/>
              <w:delText>6</w:delText>
            </w:r>
          </w:del>
        </w:p>
        <w:p w:rsidR="009267DD" w:rsidDel="00A64937" w:rsidRDefault="009267DD">
          <w:pPr>
            <w:pStyle w:val="TOC3"/>
            <w:tabs>
              <w:tab w:val="left" w:pos="1320"/>
              <w:tab w:val="right" w:leader="dot" w:pos="9350"/>
            </w:tabs>
            <w:rPr>
              <w:del w:id="191" w:author="Dave Cracknell" w:date="2018-06-01T16:06:00Z"/>
              <w:rFonts w:eastAsiaTheme="minorEastAsia"/>
              <w:noProof/>
            </w:rPr>
          </w:pPr>
          <w:del w:id="192" w:author="Dave Cracknell" w:date="2018-06-01T16:06:00Z">
            <w:r w:rsidRPr="00A64937" w:rsidDel="00A64937">
              <w:rPr>
                <w:rStyle w:val="Hyperlink"/>
                <w:noProof/>
              </w:rPr>
              <w:delText>4.2.2</w:delText>
            </w:r>
            <w:r w:rsidDel="00A64937">
              <w:rPr>
                <w:rFonts w:eastAsiaTheme="minorEastAsia"/>
                <w:noProof/>
              </w:rPr>
              <w:tab/>
            </w:r>
            <w:r w:rsidRPr="00A64937" w:rsidDel="00A64937">
              <w:rPr>
                <w:rStyle w:val="Hyperlink"/>
                <w:noProof/>
              </w:rPr>
              <w:delText>Connectors: SCHEMA_METADATA</w:delText>
            </w:r>
            <w:r w:rsidDel="00A64937">
              <w:rPr>
                <w:noProof/>
                <w:webHidden/>
              </w:rPr>
              <w:tab/>
              <w:delText>6</w:delText>
            </w:r>
          </w:del>
        </w:p>
        <w:p w:rsidR="009267DD" w:rsidDel="00A64937" w:rsidRDefault="009267DD">
          <w:pPr>
            <w:pStyle w:val="TOC3"/>
            <w:tabs>
              <w:tab w:val="left" w:pos="1320"/>
              <w:tab w:val="right" w:leader="dot" w:pos="9350"/>
            </w:tabs>
            <w:rPr>
              <w:del w:id="193" w:author="Dave Cracknell" w:date="2018-06-01T16:06:00Z"/>
              <w:rFonts w:eastAsiaTheme="minorEastAsia"/>
              <w:noProof/>
            </w:rPr>
          </w:pPr>
          <w:del w:id="194" w:author="Dave Cracknell" w:date="2018-06-01T16:06:00Z">
            <w:r w:rsidRPr="00A64937" w:rsidDel="00A64937">
              <w:rPr>
                <w:rStyle w:val="Hyperlink"/>
                <w:noProof/>
              </w:rPr>
              <w:delText>4.2.3</w:delText>
            </w:r>
            <w:r w:rsidDel="00A64937">
              <w:rPr>
                <w:rFonts w:eastAsiaTheme="minorEastAsia"/>
                <w:noProof/>
              </w:rPr>
              <w:tab/>
            </w:r>
            <w:r w:rsidRPr="00A64937" w:rsidDel="00A64937">
              <w:rPr>
                <w:rStyle w:val="Hyperlink"/>
                <w:noProof/>
              </w:rPr>
              <w:delText>REFRESH CONNECTOR</w:delText>
            </w:r>
            <w:r w:rsidDel="00A64937">
              <w:rPr>
                <w:noProof/>
                <w:webHidden/>
              </w:rPr>
              <w:tab/>
              <w:delText>6</w:delText>
            </w:r>
          </w:del>
        </w:p>
        <w:p w:rsidR="009267DD" w:rsidDel="00A64937" w:rsidRDefault="009267DD">
          <w:pPr>
            <w:pStyle w:val="TOC3"/>
            <w:tabs>
              <w:tab w:val="left" w:pos="1320"/>
              <w:tab w:val="right" w:leader="dot" w:pos="9350"/>
            </w:tabs>
            <w:rPr>
              <w:del w:id="195" w:author="Dave Cracknell" w:date="2018-06-01T16:06:00Z"/>
              <w:rFonts w:eastAsiaTheme="minorEastAsia"/>
              <w:noProof/>
            </w:rPr>
          </w:pPr>
          <w:del w:id="196" w:author="Dave Cracknell" w:date="2018-06-01T16:06:00Z">
            <w:r w:rsidRPr="00A64937" w:rsidDel="00A64937">
              <w:rPr>
                <w:rStyle w:val="Hyperlink"/>
                <w:noProof/>
              </w:rPr>
              <w:delText>4.2.4</w:delText>
            </w:r>
            <w:r w:rsidDel="00A64937">
              <w:rPr>
                <w:rFonts w:eastAsiaTheme="minorEastAsia"/>
                <w:noProof/>
              </w:rPr>
              <w:tab/>
            </w:r>
            <w:r w:rsidRPr="00A64937" w:rsidDel="00A64937">
              <w:rPr>
                <w:rStyle w:val="Hyperlink"/>
                <w:noProof/>
              </w:rPr>
              <w:delText>CREATE AS SELECT</w:delText>
            </w:r>
            <w:r w:rsidDel="00A64937">
              <w:rPr>
                <w:noProof/>
                <w:webHidden/>
              </w:rPr>
              <w:tab/>
              <w:delText>6</w:delText>
            </w:r>
          </w:del>
        </w:p>
        <w:p w:rsidR="009267DD" w:rsidDel="00A64937" w:rsidRDefault="009267DD">
          <w:pPr>
            <w:pStyle w:val="TOC3"/>
            <w:tabs>
              <w:tab w:val="left" w:pos="1320"/>
              <w:tab w:val="right" w:leader="dot" w:pos="9350"/>
            </w:tabs>
            <w:rPr>
              <w:del w:id="197" w:author="Dave Cracknell" w:date="2018-06-01T16:06:00Z"/>
              <w:rFonts w:eastAsiaTheme="minorEastAsia"/>
              <w:noProof/>
            </w:rPr>
          </w:pPr>
          <w:del w:id="198" w:author="Dave Cracknell" w:date="2018-06-01T16:06:00Z">
            <w:r w:rsidRPr="00A64937" w:rsidDel="00A64937">
              <w:rPr>
                <w:rStyle w:val="Hyperlink"/>
                <w:noProof/>
              </w:rPr>
              <w:delText>4.2.5</w:delText>
            </w:r>
            <w:r w:rsidDel="00A64937">
              <w:rPr>
                <w:rFonts w:eastAsiaTheme="minorEastAsia"/>
                <w:noProof/>
              </w:rPr>
              <w:tab/>
            </w:r>
            <w:r w:rsidRPr="00A64937" w:rsidDel="00A64937">
              <w:rPr>
                <w:rStyle w:val="Hyperlink"/>
                <w:noProof/>
              </w:rPr>
              <w:delText>Support for Prepared Statements</w:delText>
            </w:r>
            <w:r w:rsidDel="00A64937">
              <w:rPr>
                <w:noProof/>
                <w:webHidden/>
              </w:rPr>
              <w:tab/>
              <w:delText>6</w:delText>
            </w:r>
          </w:del>
        </w:p>
        <w:p w:rsidR="009267DD" w:rsidDel="00A64937" w:rsidRDefault="009267DD">
          <w:pPr>
            <w:pStyle w:val="TOC3"/>
            <w:tabs>
              <w:tab w:val="left" w:pos="1320"/>
              <w:tab w:val="right" w:leader="dot" w:pos="9350"/>
            </w:tabs>
            <w:rPr>
              <w:del w:id="199" w:author="Dave Cracknell" w:date="2018-06-01T16:06:00Z"/>
              <w:rFonts w:eastAsiaTheme="minorEastAsia"/>
              <w:noProof/>
            </w:rPr>
          </w:pPr>
          <w:del w:id="200" w:author="Dave Cracknell" w:date="2018-06-01T16:06:00Z">
            <w:r w:rsidRPr="00A64937" w:rsidDel="00A64937">
              <w:rPr>
                <w:rStyle w:val="Hyperlink"/>
                <w:noProof/>
              </w:rPr>
              <w:delText>4.2.6</w:delText>
            </w:r>
            <w:r w:rsidDel="00A64937">
              <w:rPr>
                <w:rFonts w:eastAsiaTheme="minorEastAsia"/>
                <w:noProof/>
              </w:rPr>
              <w:tab/>
            </w:r>
            <w:r w:rsidRPr="00A64937" w:rsidDel="00A64937">
              <w:rPr>
                <w:rStyle w:val="Hyperlink"/>
                <w:noProof/>
              </w:rPr>
              <w:delText>Rapids-shell v2</w:delText>
            </w:r>
            <w:r w:rsidDel="00A64937">
              <w:rPr>
                <w:noProof/>
                <w:webHidden/>
              </w:rPr>
              <w:tab/>
              <w:delText>6</w:delText>
            </w:r>
          </w:del>
        </w:p>
        <w:p w:rsidR="009267DD" w:rsidDel="00A64937" w:rsidRDefault="009267DD">
          <w:pPr>
            <w:pStyle w:val="TOC3"/>
            <w:tabs>
              <w:tab w:val="left" w:pos="1320"/>
              <w:tab w:val="right" w:leader="dot" w:pos="9350"/>
            </w:tabs>
            <w:rPr>
              <w:del w:id="201" w:author="Dave Cracknell" w:date="2018-06-01T16:06:00Z"/>
              <w:rFonts w:eastAsiaTheme="minorEastAsia"/>
              <w:noProof/>
            </w:rPr>
          </w:pPr>
          <w:del w:id="202" w:author="Dave Cracknell" w:date="2018-06-01T16:06:00Z">
            <w:r w:rsidRPr="00A64937" w:rsidDel="00A64937">
              <w:rPr>
                <w:rStyle w:val="Hyperlink"/>
                <w:noProof/>
              </w:rPr>
              <w:delText>4.2.7</w:delText>
            </w:r>
            <w:r w:rsidDel="00A64937">
              <w:rPr>
                <w:rFonts w:eastAsiaTheme="minorEastAsia"/>
                <w:noProof/>
              </w:rPr>
              <w:tab/>
            </w:r>
            <w:r w:rsidRPr="00A64937" w:rsidDel="00A64937">
              <w:rPr>
                <w:rStyle w:val="Hyperlink"/>
                <w:noProof/>
              </w:rPr>
              <w:delText>SE: TPC-H SF10000 Feasibility Study</w:delText>
            </w:r>
            <w:r w:rsidDel="00A64937">
              <w:rPr>
                <w:noProof/>
                <w:webHidden/>
              </w:rPr>
              <w:tab/>
              <w:delText>6</w:delText>
            </w:r>
          </w:del>
        </w:p>
        <w:p w:rsidR="009267DD" w:rsidDel="00A64937" w:rsidRDefault="009267DD">
          <w:pPr>
            <w:pStyle w:val="TOC2"/>
            <w:tabs>
              <w:tab w:val="left" w:pos="880"/>
              <w:tab w:val="right" w:leader="dot" w:pos="9350"/>
            </w:tabs>
            <w:rPr>
              <w:del w:id="203" w:author="Dave Cracknell" w:date="2018-06-01T16:06:00Z"/>
              <w:rFonts w:eastAsiaTheme="minorEastAsia"/>
              <w:noProof/>
            </w:rPr>
          </w:pPr>
          <w:del w:id="204" w:author="Dave Cracknell" w:date="2018-06-01T16:06:00Z">
            <w:r w:rsidRPr="00A64937" w:rsidDel="00A64937">
              <w:rPr>
                <w:rStyle w:val="Hyperlink"/>
                <w:noProof/>
              </w:rPr>
              <w:delText>4.3</w:delText>
            </w:r>
            <w:r w:rsidDel="00A64937">
              <w:rPr>
                <w:rFonts w:eastAsiaTheme="minorEastAsia"/>
                <w:noProof/>
              </w:rPr>
              <w:tab/>
            </w:r>
            <w:r w:rsidRPr="00A64937" w:rsidDel="00A64937">
              <w:rPr>
                <w:rStyle w:val="Hyperlink"/>
                <w:noProof/>
              </w:rPr>
              <w:delText>Release 3.4.1</w:delText>
            </w:r>
            <w:r w:rsidDel="00A64937">
              <w:rPr>
                <w:noProof/>
                <w:webHidden/>
              </w:rPr>
              <w:tab/>
              <w:delText>6</w:delText>
            </w:r>
          </w:del>
        </w:p>
        <w:p w:rsidR="009267DD" w:rsidDel="00A64937" w:rsidRDefault="009267DD">
          <w:pPr>
            <w:pStyle w:val="TOC3"/>
            <w:tabs>
              <w:tab w:val="left" w:pos="1320"/>
              <w:tab w:val="right" w:leader="dot" w:pos="9350"/>
            </w:tabs>
            <w:rPr>
              <w:del w:id="205" w:author="Dave Cracknell" w:date="2018-06-01T16:06:00Z"/>
              <w:rFonts w:eastAsiaTheme="minorEastAsia"/>
              <w:noProof/>
            </w:rPr>
          </w:pPr>
          <w:del w:id="206" w:author="Dave Cracknell" w:date="2018-06-01T16:06:00Z">
            <w:r w:rsidRPr="00A64937" w:rsidDel="00A64937">
              <w:rPr>
                <w:rStyle w:val="Hyperlink"/>
                <w:noProof/>
              </w:rPr>
              <w:delText>4.3.1</w:delText>
            </w:r>
            <w:r w:rsidDel="00A64937">
              <w:rPr>
                <w:rFonts w:eastAsiaTheme="minorEastAsia"/>
                <w:noProof/>
              </w:rPr>
              <w:tab/>
            </w:r>
            <w:r w:rsidRPr="00A64937" w:rsidDel="00A64937">
              <w:rPr>
                <w:rStyle w:val="Hyperlink"/>
                <w:noProof/>
              </w:rPr>
              <w:delText>Hadoop Connector – Support for string function predicates</w:delText>
            </w:r>
            <w:r w:rsidDel="00A64937">
              <w:rPr>
                <w:noProof/>
                <w:webHidden/>
              </w:rPr>
              <w:tab/>
              <w:delText>7</w:delText>
            </w:r>
          </w:del>
        </w:p>
        <w:p w:rsidR="009267DD" w:rsidDel="00A64937" w:rsidRDefault="009267DD">
          <w:pPr>
            <w:pStyle w:val="TOC3"/>
            <w:tabs>
              <w:tab w:val="left" w:pos="1320"/>
              <w:tab w:val="right" w:leader="dot" w:pos="9350"/>
            </w:tabs>
            <w:rPr>
              <w:del w:id="207" w:author="Dave Cracknell" w:date="2018-06-01T16:06:00Z"/>
              <w:rFonts w:eastAsiaTheme="minorEastAsia"/>
              <w:noProof/>
            </w:rPr>
          </w:pPr>
          <w:del w:id="208" w:author="Dave Cracknell" w:date="2018-06-01T16:06:00Z">
            <w:r w:rsidRPr="00A64937" w:rsidDel="00A64937">
              <w:rPr>
                <w:rStyle w:val="Hyperlink"/>
                <w:noProof/>
              </w:rPr>
              <w:delText>4.3.2</w:delText>
            </w:r>
            <w:r w:rsidDel="00A64937">
              <w:rPr>
                <w:rFonts w:eastAsiaTheme="minorEastAsia"/>
                <w:noProof/>
              </w:rPr>
              <w:tab/>
            </w:r>
            <w:r w:rsidRPr="00A64937" w:rsidDel="00A64937">
              <w:rPr>
                <w:rStyle w:val="Hyperlink"/>
                <w:noProof/>
              </w:rPr>
              <w:delText>Hadoop Connector – WRITE Interface</w:delText>
            </w:r>
            <w:r w:rsidDel="00A64937">
              <w:rPr>
                <w:noProof/>
                <w:webHidden/>
              </w:rPr>
              <w:tab/>
              <w:delText>7</w:delText>
            </w:r>
          </w:del>
        </w:p>
        <w:p w:rsidR="009267DD" w:rsidDel="00A64937" w:rsidRDefault="009267DD">
          <w:pPr>
            <w:pStyle w:val="TOC4"/>
            <w:tabs>
              <w:tab w:val="left" w:pos="1540"/>
              <w:tab w:val="right" w:leader="dot" w:pos="9350"/>
            </w:tabs>
            <w:rPr>
              <w:del w:id="209" w:author="Dave Cracknell" w:date="2018-06-01T16:06:00Z"/>
              <w:rFonts w:eastAsiaTheme="minorEastAsia"/>
              <w:noProof/>
            </w:rPr>
          </w:pPr>
          <w:del w:id="210" w:author="Dave Cracknell" w:date="2018-06-01T16:06:00Z">
            <w:r w:rsidRPr="00A64937" w:rsidDel="00A64937">
              <w:rPr>
                <w:rStyle w:val="Hyperlink"/>
                <w:noProof/>
              </w:rPr>
              <w:delText>4.3.2.1</w:delText>
            </w:r>
            <w:r w:rsidDel="00A64937">
              <w:rPr>
                <w:rFonts w:eastAsiaTheme="minorEastAsia"/>
                <w:noProof/>
              </w:rPr>
              <w:tab/>
            </w:r>
            <w:r w:rsidRPr="00A64937" w:rsidDel="00A64937">
              <w:rPr>
                <w:rStyle w:val="Hyperlink"/>
                <w:noProof/>
              </w:rPr>
              <w:delText>INSERT Support</w:delText>
            </w:r>
            <w:r w:rsidDel="00A64937">
              <w:rPr>
                <w:noProof/>
                <w:webHidden/>
              </w:rPr>
              <w:tab/>
              <w:delText>7</w:delText>
            </w:r>
          </w:del>
        </w:p>
        <w:p w:rsidR="009267DD" w:rsidDel="00A64937" w:rsidRDefault="009267DD">
          <w:pPr>
            <w:pStyle w:val="TOC4"/>
            <w:tabs>
              <w:tab w:val="left" w:pos="1540"/>
              <w:tab w:val="right" w:leader="dot" w:pos="9350"/>
            </w:tabs>
            <w:rPr>
              <w:del w:id="211" w:author="Dave Cracknell" w:date="2018-06-01T16:06:00Z"/>
              <w:rFonts w:eastAsiaTheme="minorEastAsia"/>
              <w:noProof/>
            </w:rPr>
          </w:pPr>
          <w:del w:id="212" w:author="Dave Cracknell" w:date="2018-06-01T16:06:00Z">
            <w:r w:rsidRPr="00A64937" w:rsidDel="00A64937">
              <w:rPr>
                <w:rStyle w:val="Hyperlink"/>
                <w:noProof/>
              </w:rPr>
              <w:delText>4.3.2.1</w:delText>
            </w:r>
            <w:r w:rsidDel="00A64937">
              <w:rPr>
                <w:rFonts w:eastAsiaTheme="minorEastAsia"/>
                <w:noProof/>
              </w:rPr>
              <w:tab/>
            </w:r>
            <w:r w:rsidRPr="00A64937" w:rsidDel="00A64937">
              <w:rPr>
                <w:rStyle w:val="Hyperlink"/>
                <w:noProof/>
              </w:rPr>
              <w:delText>CREATE and DROP TABLE</w:delText>
            </w:r>
            <w:r w:rsidDel="00A64937">
              <w:rPr>
                <w:noProof/>
                <w:webHidden/>
              </w:rPr>
              <w:tab/>
              <w:delText>7</w:delText>
            </w:r>
          </w:del>
        </w:p>
        <w:p w:rsidR="009267DD" w:rsidDel="00A64937" w:rsidRDefault="009267DD">
          <w:pPr>
            <w:pStyle w:val="TOC2"/>
            <w:tabs>
              <w:tab w:val="left" w:pos="880"/>
              <w:tab w:val="right" w:leader="dot" w:pos="9350"/>
            </w:tabs>
            <w:rPr>
              <w:del w:id="213" w:author="Dave Cracknell" w:date="2018-06-01T16:06:00Z"/>
              <w:rFonts w:eastAsiaTheme="minorEastAsia"/>
              <w:noProof/>
            </w:rPr>
          </w:pPr>
          <w:del w:id="214" w:author="Dave Cracknell" w:date="2018-06-01T16:06:00Z">
            <w:r w:rsidRPr="00A64937" w:rsidDel="00A64937">
              <w:rPr>
                <w:rStyle w:val="Hyperlink"/>
                <w:noProof/>
              </w:rPr>
              <w:delText>4.4</w:delText>
            </w:r>
            <w:r w:rsidDel="00A64937">
              <w:rPr>
                <w:rFonts w:eastAsiaTheme="minorEastAsia"/>
                <w:noProof/>
              </w:rPr>
              <w:tab/>
            </w:r>
            <w:r w:rsidRPr="00A64937" w:rsidDel="00A64937">
              <w:rPr>
                <w:rStyle w:val="Hyperlink"/>
                <w:noProof/>
              </w:rPr>
              <w:delText>Release 3.5</w:delText>
            </w:r>
            <w:r w:rsidDel="00A64937">
              <w:rPr>
                <w:noProof/>
                <w:webHidden/>
              </w:rPr>
              <w:tab/>
              <w:delText>7</w:delText>
            </w:r>
          </w:del>
        </w:p>
        <w:p w:rsidR="009267DD" w:rsidDel="00A64937" w:rsidRDefault="009267DD">
          <w:pPr>
            <w:pStyle w:val="TOC3"/>
            <w:tabs>
              <w:tab w:val="left" w:pos="1320"/>
              <w:tab w:val="right" w:leader="dot" w:pos="9350"/>
            </w:tabs>
            <w:rPr>
              <w:del w:id="215" w:author="Dave Cracknell" w:date="2018-06-01T16:06:00Z"/>
              <w:rFonts w:eastAsiaTheme="minorEastAsia"/>
              <w:noProof/>
            </w:rPr>
          </w:pPr>
          <w:del w:id="216" w:author="Dave Cracknell" w:date="2018-06-01T16:06:00Z">
            <w:r w:rsidRPr="00A64937" w:rsidDel="00A64937">
              <w:rPr>
                <w:rStyle w:val="Hyperlink"/>
                <w:noProof/>
              </w:rPr>
              <w:delText>4.4.1</w:delText>
            </w:r>
            <w:r w:rsidDel="00A64937">
              <w:rPr>
                <w:rFonts w:eastAsiaTheme="minorEastAsia"/>
                <w:noProof/>
              </w:rPr>
              <w:tab/>
            </w:r>
            <w:r w:rsidRPr="00A64937" w:rsidDel="00A64937">
              <w:rPr>
                <w:rStyle w:val="Hyperlink"/>
                <w:noProof/>
              </w:rPr>
              <w:delText>Execution Engine Performance Improvements – Phase 1</w:delText>
            </w:r>
            <w:r w:rsidDel="00A64937">
              <w:rPr>
                <w:noProof/>
                <w:webHidden/>
              </w:rPr>
              <w:tab/>
              <w:delText>7</w:delText>
            </w:r>
          </w:del>
        </w:p>
        <w:p w:rsidR="009267DD" w:rsidDel="00A64937" w:rsidRDefault="009267DD">
          <w:pPr>
            <w:pStyle w:val="TOC4"/>
            <w:tabs>
              <w:tab w:val="left" w:pos="1540"/>
              <w:tab w:val="right" w:leader="dot" w:pos="9350"/>
            </w:tabs>
            <w:rPr>
              <w:del w:id="217" w:author="Dave Cracknell" w:date="2018-06-01T16:06:00Z"/>
              <w:rFonts w:eastAsiaTheme="minorEastAsia"/>
              <w:noProof/>
            </w:rPr>
          </w:pPr>
          <w:del w:id="218" w:author="Dave Cracknell" w:date="2018-06-01T16:06:00Z">
            <w:r w:rsidRPr="00A64937" w:rsidDel="00A64937">
              <w:rPr>
                <w:rStyle w:val="Hyperlink"/>
                <w:noProof/>
              </w:rPr>
              <w:delText>4.4.1.1</w:delText>
            </w:r>
            <w:r w:rsidDel="00A64937">
              <w:rPr>
                <w:rFonts w:eastAsiaTheme="minorEastAsia"/>
                <w:noProof/>
              </w:rPr>
              <w:tab/>
            </w:r>
            <w:r w:rsidRPr="00A64937" w:rsidDel="00A64937">
              <w:rPr>
                <w:rStyle w:val="Hyperlink"/>
                <w:noProof/>
              </w:rPr>
              <w:delText>Hash Map Improvement</w:delText>
            </w:r>
            <w:r w:rsidDel="00A64937">
              <w:rPr>
                <w:noProof/>
                <w:webHidden/>
              </w:rPr>
              <w:tab/>
              <w:delText>7</w:delText>
            </w:r>
          </w:del>
        </w:p>
        <w:p w:rsidR="009267DD" w:rsidDel="00A64937" w:rsidRDefault="009267DD">
          <w:pPr>
            <w:pStyle w:val="TOC4"/>
            <w:tabs>
              <w:tab w:val="left" w:pos="1540"/>
              <w:tab w:val="right" w:leader="dot" w:pos="9350"/>
            </w:tabs>
            <w:rPr>
              <w:del w:id="219" w:author="Dave Cracknell" w:date="2018-06-01T16:06:00Z"/>
              <w:rFonts w:eastAsiaTheme="minorEastAsia"/>
              <w:noProof/>
            </w:rPr>
          </w:pPr>
          <w:del w:id="220" w:author="Dave Cracknell" w:date="2018-06-01T16:06:00Z">
            <w:r w:rsidRPr="00A64937" w:rsidDel="00A64937">
              <w:rPr>
                <w:rStyle w:val="Hyperlink"/>
                <w:noProof/>
              </w:rPr>
              <w:delText>4.4.1.2</w:delText>
            </w:r>
            <w:r w:rsidDel="00A64937">
              <w:rPr>
                <w:rFonts w:eastAsiaTheme="minorEastAsia"/>
                <w:noProof/>
              </w:rPr>
              <w:tab/>
            </w:r>
            <w:r w:rsidRPr="00A64937" w:rsidDel="00A64937">
              <w:rPr>
                <w:rStyle w:val="Hyperlink"/>
                <w:noProof/>
              </w:rPr>
              <w:delText>Move Major Data Structures Off-heap</w:delText>
            </w:r>
            <w:r w:rsidDel="00A64937">
              <w:rPr>
                <w:noProof/>
                <w:webHidden/>
              </w:rPr>
              <w:tab/>
              <w:delText>7</w:delText>
            </w:r>
          </w:del>
        </w:p>
        <w:p w:rsidR="009267DD" w:rsidDel="00A64937" w:rsidRDefault="009267DD">
          <w:pPr>
            <w:pStyle w:val="TOC4"/>
            <w:tabs>
              <w:tab w:val="left" w:pos="1540"/>
              <w:tab w:val="right" w:leader="dot" w:pos="9350"/>
            </w:tabs>
            <w:rPr>
              <w:del w:id="221" w:author="Dave Cracknell" w:date="2018-06-01T16:06:00Z"/>
              <w:rFonts w:eastAsiaTheme="minorEastAsia"/>
              <w:noProof/>
            </w:rPr>
          </w:pPr>
          <w:del w:id="222" w:author="Dave Cracknell" w:date="2018-06-01T16:06:00Z">
            <w:r w:rsidRPr="00A64937" w:rsidDel="00A64937">
              <w:rPr>
                <w:rStyle w:val="Hyperlink"/>
                <w:noProof/>
              </w:rPr>
              <w:delText>4.4.1.3</w:delText>
            </w:r>
            <w:r w:rsidDel="00A64937">
              <w:rPr>
                <w:rFonts w:eastAsiaTheme="minorEastAsia"/>
                <w:noProof/>
              </w:rPr>
              <w:tab/>
            </w:r>
            <w:r w:rsidRPr="00A64937" w:rsidDel="00A64937">
              <w:rPr>
                <w:rStyle w:val="Hyperlink"/>
                <w:noProof/>
              </w:rPr>
              <w:delText>.Resource Framework</w:delText>
            </w:r>
            <w:r w:rsidDel="00A64937">
              <w:rPr>
                <w:noProof/>
                <w:webHidden/>
              </w:rPr>
              <w:tab/>
              <w:delText>8</w:delText>
            </w:r>
          </w:del>
        </w:p>
        <w:p w:rsidR="009267DD" w:rsidDel="00A64937" w:rsidRDefault="009267DD">
          <w:pPr>
            <w:pStyle w:val="TOC3"/>
            <w:tabs>
              <w:tab w:val="left" w:pos="1320"/>
              <w:tab w:val="right" w:leader="dot" w:pos="9350"/>
            </w:tabs>
            <w:rPr>
              <w:del w:id="223" w:author="Dave Cracknell" w:date="2018-06-01T16:06:00Z"/>
              <w:rFonts w:eastAsiaTheme="minorEastAsia"/>
              <w:noProof/>
            </w:rPr>
          </w:pPr>
          <w:del w:id="224" w:author="Dave Cracknell" w:date="2018-06-01T16:06:00Z">
            <w:r w:rsidRPr="00A64937" w:rsidDel="00A64937">
              <w:rPr>
                <w:rStyle w:val="Hyperlink"/>
                <w:noProof/>
              </w:rPr>
              <w:delText>4.4.2</w:delText>
            </w:r>
            <w:r w:rsidDel="00A64937">
              <w:rPr>
                <w:rFonts w:eastAsiaTheme="minorEastAsia"/>
                <w:noProof/>
              </w:rPr>
              <w:tab/>
            </w:r>
            <w:r w:rsidRPr="00A64937" w:rsidDel="00A64937">
              <w:rPr>
                <w:rStyle w:val="Hyperlink"/>
                <w:noProof/>
              </w:rPr>
              <w:delText>SE Integration with New Execution Engine</w:delText>
            </w:r>
            <w:r w:rsidDel="00A64937">
              <w:rPr>
                <w:noProof/>
                <w:webHidden/>
              </w:rPr>
              <w:tab/>
              <w:delText>8</w:delText>
            </w:r>
          </w:del>
        </w:p>
        <w:p w:rsidR="009267DD" w:rsidDel="00A64937" w:rsidRDefault="009267DD">
          <w:pPr>
            <w:pStyle w:val="TOC3"/>
            <w:tabs>
              <w:tab w:val="left" w:pos="1320"/>
              <w:tab w:val="right" w:leader="dot" w:pos="9350"/>
            </w:tabs>
            <w:rPr>
              <w:del w:id="225" w:author="Dave Cracknell" w:date="2018-06-01T16:06:00Z"/>
              <w:rFonts w:eastAsiaTheme="minorEastAsia"/>
              <w:noProof/>
            </w:rPr>
          </w:pPr>
          <w:del w:id="226" w:author="Dave Cracknell" w:date="2018-06-01T16:06:00Z">
            <w:r w:rsidRPr="00A64937" w:rsidDel="00A64937">
              <w:rPr>
                <w:rStyle w:val="Hyperlink"/>
                <w:noProof/>
              </w:rPr>
              <w:delText>4.4.3</w:delText>
            </w:r>
            <w:r w:rsidDel="00A64937">
              <w:rPr>
                <w:rFonts w:eastAsiaTheme="minorEastAsia"/>
                <w:noProof/>
              </w:rPr>
              <w:tab/>
            </w:r>
            <w:r w:rsidRPr="00A64937" w:rsidDel="00A64937">
              <w:rPr>
                <w:rStyle w:val="Hyperlink"/>
                <w:noProof/>
              </w:rPr>
              <w:delText>Query Caching</w:delText>
            </w:r>
            <w:r w:rsidDel="00A64937">
              <w:rPr>
                <w:noProof/>
                <w:webHidden/>
              </w:rPr>
              <w:tab/>
              <w:delText>8</w:delText>
            </w:r>
          </w:del>
        </w:p>
        <w:p w:rsidR="009267DD" w:rsidDel="00A64937" w:rsidRDefault="009267DD">
          <w:pPr>
            <w:pStyle w:val="TOC3"/>
            <w:tabs>
              <w:tab w:val="left" w:pos="1320"/>
              <w:tab w:val="right" w:leader="dot" w:pos="9350"/>
            </w:tabs>
            <w:rPr>
              <w:del w:id="227" w:author="Dave Cracknell" w:date="2018-06-01T16:06:00Z"/>
              <w:rFonts w:eastAsiaTheme="minorEastAsia"/>
              <w:noProof/>
            </w:rPr>
          </w:pPr>
          <w:del w:id="228" w:author="Dave Cracknell" w:date="2018-06-01T16:06:00Z">
            <w:r w:rsidRPr="00A64937" w:rsidDel="00A64937">
              <w:rPr>
                <w:rStyle w:val="Hyperlink"/>
                <w:noProof/>
              </w:rPr>
              <w:delText>4.4.4</w:delText>
            </w:r>
            <w:r w:rsidDel="00A64937">
              <w:rPr>
                <w:rFonts w:eastAsiaTheme="minorEastAsia"/>
                <w:noProof/>
              </w:rPr>
              <w:tab/>
            </w:r>
            <w:r w:rsidRPr="00A64937" w:rsidDel="00A64937">
              <w:rPr>
                <w:rStyle w:val="Hyperlink"/>
                <w:noProof/>
              </w:rPr>
              <w:delText>User-Defined Functions (UDFs)/ User Defined Types (UDTs) Support – Phase 1</w:delText>
            </w:r>
            <w:r w:rsidDel="00A64937">
              <w:rPr>
                <w:noProof/>
                <w:webHidden/>
              </w:rPr>
              <w:tab/>
              <w:delText>9</w:delText>
            </w:r>
          </w:del>
        </w:p>
        <w:p w:rsidR="009267DD" w:rsidDel="00A64937" w:rsidRDefault="009267DD">
          <w:pPr>
            <w:pStyle w:val="TOC3"/>
            <w:tabs>
              <w:tab w:val="left" w:pos="1320"/>
              <w:tab w:val="right" w:leader="dot" w:pos="9350"/>
            </w:tabs>
            <w:rPr>
              <w:del w:id="229" w:author="Dave Cracknell" w:date="2018-06-01T16:06:00Z"/>
              <w:rFonts w:eastAsiaTheme="minorEastAsia"/>
              <w:noProof/>
            </w:rPr>
          </w:pPr>
          <w:del w:id="230" w:author="Dave Cracknell" w:date="2018-06-01T16:06:00Z">
            <w:r w:rsidRPr="00A64937" w:rsidDel="00A64937">
              <w:rPr>
                <w:rStyle w:val="Hyperlink"/>
                <w:noProof/>
              </w:rPr>
              <w:delText>4.4.5</w:delText>
            </w:r>
            <w:r w:rsidDel="00A64937">
              <w:rPr>
                <w:rFonts w:eastAsiaTheme="minorEastAsia"/>
                <w:noProof/>
              </w:rPr>
              <w:tab/>
            </w:r>
            <w:r w:rsidRPr="00A64937" w:rsidDel="00A64937">
              <w:rPr>
                <w:rStyle w:val="Hyperlink"/>
                <w:noProof/>
              </w:rPr>
              <w:delText>Full OUTER JOIN</w:delText>
            </w:r>
            <w:r w:rsidDel="00A64937">
              <w:rPr>
                <w:noProof/>
                <w:webHidden/>
              </w:rPr>
              <w:tab/>
              <w:delText>9</w:delText>
            </w:r>
          </w:del>
        </w:p>
        <w:p w:rsidR="009267DD" w:rsidDel="00A64937" w:rsidRDefault="009267DD">
          <w:pPr>
            <w:pStyle w:val="TOC3"/>
            <w:tabs>
              <w:tab w:val="left" w:pos="1320"/>
              <w:tab w:val="right" w:leader="dot" w:pos="9350"/>
            </w:tabs>
            <w:rPr>
              <w:del w:id="231" w:author="Dave Cracknell" w:date="2018-06-01T16:06:00Z"/>
              <w:rFonts w:eastAsiaTheme="minorEastAsia"/>
              <w:noProof/>
            </w:rPr>
          </w:pPr>
          <w:del w:id="232" w:author="Dave Cracknell" w:date="2018-06-01T16:06:00Z">
            <w:r w:rsidRPr="00A64937" w:rsidDel="00A64937">
              <w:rPr>
                <w:rStyle w:val="Hyperlink"/>
                <w:noProof/>
              </w:rPr>
              <w:delText>4.4.6</w:delText>
            </w:r>
            <w:r w:rsidDel="00A64937">
              <w:rPr>
                <w:rFonts w:eastAsiaTheme="minorEastAsia"/>
                <w:noProof/>
              </w:rPr>
              <w:tab/>
            </w:r>
            <w:r w:rsidRPr="00A64937" w:rsidDel="00A64937">
              <w:rPr>
                <w:rStyle w:val="Hyperlink"/>
                <w:noProof/>
              </w:rPr>
              <w:delText>User Authentication – Phase 1</w:delText>
            </w:r>
            <w:r w:rsidDel="00A64937">
              <w:rPr>
                <w:noProof/>
                <w:webHidden/>
              </w:rPr>
              <w:tab/>
              <w:delText>9</w:delText>
            </w:r>
          </w:del>
        </w:p>
        <w:p w:rsidR="009267DD" w:rsidDel="00A64937" w:rsidRDefault="009267DD">
          <w:pPr>
            <w:pStyle w:val="TOC3"/>
            <w:tabs>
              <w:tab w:val="left" w:pos="1320"/>
              <w:tab w:val="right" w:leader="dot" w:pos="9350"/>
            </w:tabs>
            <w:rPr>
              <w:del w:id="233" w:author="Dave Cracknell" w:date="2018-06-01T16:06:00Z"/>
              <w:rFonts w:eastAsiaTheme="minorEastAsia"/>
              <w:noProof/>
            </w:rPr>
          </w:pPr>
          <w:del w:id="234" w:author="Dave Cracknell" w:date="2018-06-01T16:06:00Z">
            <w:r w:rsidRPr="00A64937" w:rsidDel="00A64937">
              <w:rPr>
                <w:rStyle w:val="Hyperlink"/>
                <w:noProof/>
              </w:rPr>
              <w:delText>4.4.7</w:delText>
            </w:r>
            <w:r w:rsidDel="00A64937">
              <w:rPr>
                <w:rFonts w:eastAsiaTheme="minorEastAsia"/>
                <w:noProof/>
              </w:rPr>
              <w:tab/>
            </w:r>
            <w:r w:rsidRPr="00A64937" w:rsidDel="00A64937">
              <w:rPr>
                <w:rStyle w:val="Hyperlink"/>
                <w:noProof/>
              </w:rPr>
              <w:delText>TPC-H SF1000 Phase 1</w:delText>
            </w:r>
            <w:r w:rsidDel="00A64937">
              <w:rPr>
                <w:noProof/>
                <w:webHidden/>
              </w:rPr>
              <w:tab/>
              <w:delText>10</w:delText>
            </w:r>
          </w:del>
        </w:p>
        <w:p w:rsidR="009267DD" w:rsidDel="00A64937" w:rsidRDefault="009267DD">
          <w:pPr>
            <w:pStyle w:val="TOC3"/>
            <w:tabs>
              <w:tab w:val="left" w:pos="1320"/>
              <w:tab w:val="right" w:leader="dot" w:pos="9350"/>
            </w:tabs>
            <w:rPr>
              <w:del w:id="235" w:author="Dave Cracknell" w:date="2018-06-01T16:06:00Z"/>
              <w:rFonts w:eastAsiaTheme="minorEastAsia"/>
              <w:noProof/>
            </w:rPr>
          </w:pPr>
          <w:del w:id="236" w:author="Dave Cracknell" w:date="2018-06-01T16:06:00Z">
            <w:r w:rsidRPr="00A64937" w:rsidDel="00A64937">
              <w:rPr>
                <w:rStyle w:val="Hyperlink"/>
                <w:noProof/>
              </w:rPr>
              <w:delText>4.4.8</w:delText>
            </w:r>
            <w:r w:rsidDel="00A64937">
              <w:rPr>
                <w:rFonts w:eastAsiaTheme="minorEastAsia"/>
                <w:noProof/>
              </w:rPr>
              <w:tab/>
            </w:r>
            <w:r w:rsidRPr="00A64937" w:rsidDel="00A64937">
              <w:rPr>
                <w:rStyle w:val="Hyperlink"/>
                <w:noProof/>
              </w:rPr>
              <w:delText>TRUNCATE</w:delText>
            </w:r>
            <w:r w:rsidDel="00A64937">
              <w:rPr>
                <w:noProof/>
                <w:webHidden/>
              </w:rPr>
              <w:tab/>
              <w:delText>10</w:delText>
            </w:r>
          </w:del>
        </w:p>
        <w:p w:rsidR="009267DD" w:rsidDel="00A64937" w:rsidRDefault="009267DD">
          <w:pPr>
            <w:pStyle w:val="TOC2"/>
            <w:tabs>
              <w:tab w:val="left" w:pos="880"/>
              <w:tab w:val="right" w:leader="dot" w:pos="9350"/>
            </w:tabs>
            <w:rPr>
              <w:del w:id="237" w:author="Dave Cracknell" w:date="2018-06-01T16:06:00Z"/>
              <w:rFonts w:eastAsiaTheme="minorEastAsia"/>
              <w:noProof/>
            </w:rPr>
          </w:pPr>
          <w:del w:id="238" w:author="Dave Cracknell" w:date="2018-06-01T16:06:00Z">
            <w:r w:rsidRPr="00A64937" w:rsidDel="00A64937">
              <w:rPr>
                <w:rStyle w:val="Hyperlink"/>
                <w:noProof/>
              </w:rPr>
              <w:delText>4.5</w:delText>
            </w:r>
            <w:r w:rsidDel="00A64937">
              <w:rPr>
                <w:rFonts w:eastAsiaTheme="minorEastAsia"/>
                <w:noProof/>
              </w:rPr>
              <w:tab/>
            </w:r>
            <w:r w:rsidRPr="00A64937" w:rsidDel="00A64937">
              <w:rPr>
                <w:rStyle w:val="Hyperlink"/>
                <w:noProof/>
              </w:rPr>
              <w:delText>Release 3.6</w:delText>
            </w:r>
            <w:r w:rsidDel="00A64937">
              <w:rPr>
                <w:noProof/>
                <w:webHidden/>
              </w:rPr>
              <w:tab/>
              <w:delText>10</w:delText>
            </w:r>
          </w:del>
        </w:p>
        <w:p w:rsidR="009267DD" w:rsidDel="00A64937" w:rsidRDefault="009267DD">
          <w:pPr>
            <w:pStyle w:val="TOC3"/>
            <w:tabs>
              <w:tab w:val="left" w:pos="1320"/>
              <w:tab w:val="right" w:leader="dot" w:pos="9350"/>
            </w:tabs>
            <w:rPr>
              <w:del w:id="239" w:author="Dave Cracknell" w:date="2018-06-01T16:06:00Z"/>
              <w:rFonts w:eastAsiaTheme="minorEastAsia"/>
              <w:noProof/>
            </w:rPr>
          </w:pPr>
          <w:del w:id="240" w:author="Dave Cracknell" w:date="2018-06-01T16:06:00Z">
            <w:r w:rsidRPr="00A64937" w:rsidDel="00A64937">
              <w:rPr>
                <w:rStyle w:val="Hyperlink"/>
                <w:noProof/>
              </w:rPr>
              <w:delText>4.5.1</w:delText>
            </w:r>
            <w:r w:rsidDel="00A64937">
              <w:rPr>
                <w:rFonts w:eastAsiaTheme="minorEastAsia"/>
                <w:noProof/>
              </w:rPr>
              <w:tab/>
            </w:r>
            <w:r w:rsidRPr="00A64937" w:rsidDel="00A64937">
              <w:rPr>
                <w:rStyle w:val="Hyperlink"/>
                <w:noProof/>
              </w:rPr>
              <w:delText>UDF/UDT Support Phase 2</w:delText>
            </w:r>
            <w:r w:rsidDel="00A64937">
              <w:rPr>
                <w:noProof/>
                <w:webHidden/>
              </w:rPr>
              <w:tab/>
              <w:delText>10</w:delText>
            </w:r>
          </w:del>
        </w:p>
        <w:p w:rsidR="009267DD" w:rsidDel="00A64937" w:rsidRDefault="009267DD">
          <w:pPr>
            <w:pStyle w:val="TOC3"/>
            <w:tabs>
              <w:tab w:val="left" w:pos="1320"/>
              <w:tab w:val="right" w:leader="dot" w:pos="9350"/>
            </w:tabs>
            <w:rPr>
              <w:del w:id="241" w:author="Dave Cracknell" w:date="2018-06-01T16:06:00Z"/>
              <w:rFonts w:eastAsiaTheme="minorEastAsia"/>
              <w:noProof/>
            </w:rPr>
          </w:pPr>
          <w:del w:id="242" w:author="Dave Cracknell" w:date="2018-06-01T16:06:00Z">
            <w:r w:rsidRPr="00A64937" w:rsidDel="00A64937">
              <w:rPr>
                <w:rStyle w:val="Hyperlink"/>
                <w:noProof/>
              </w:rPr>
              <w:delText>4.5.2</w:delText>
            </w:r>
            <w:r w:rsidDel="00A64937">
              <w:rPr>
                <w:rFonts w:eastAsiaTheme="minorEastAsia"/>
                <w:noProof/>
              </w:rPr>
              <w:tab/>
            </w:r>
            <w:r w:rsidRPr="00A64937" w:rsidDel="00A64937">
              <w:rPr>
                <w:rStyle w:val="Hyperlink"/>
                <w:noProof/>
              </w:rPr>
              <w:delText>Analytic Windowing</w:delText>
            </w:r>
            <w:r w:rsidDel="00A64937">
              <w:rPr>
                <w:noProof/>
                <w:webHidden/>
              </w:rPr>
              <w:tab/>
              <w:delText>10</w:delText>
            </w:r>
          </w:del>
        </w:p>
        <w:p w:rsidR="009267DD" w:rsidDel="00A64937" w:rsidRDefault="009267DD">
          <w:pPr>
            <w:pStyle w:val="TOC3"/>
            <w:tabs>
              <w:tab w:val="left" w:pos="1320"/>
              <w:tab w:val="right" w:leader="dot" w:pos="9350"/>
            </w:tabs>
            <w:rPr>
              <w:del w:id="243" w:author="Dave Cracknell" w:date="2018-06-01T16:06:00Z"/>
              <w:rFonts w:eastAsiaTheme="minorEastAsia"/>
              <w:noProof/>
            </w:rPr>
          </w:pPr>
          <w:del w:id="244" w:author="Dave Cracknell" w:date="2018-06-01T16:06:00Z">
            <w:r w:rsidRPr="00A64937" w:rsidDel="00A64937">
              <w:rPr>
                <w:rStyle w:val="Hyperlink"/>
                <w:noProof/>
              </w:rPr>
              <w:delText>4.5.3</w:delText>
            </w:r>
            <w:r w:rsidDel="00A64937">
              <w:rPr>
                <w:rFonts w:eastAsiaTheme="minorEastAsia"/>
                <w:noProof/>
              </w:rPr>
              <w:tab/>
            </w:r>
            <w:r w:rsidRPr="00A64937" w:rsidDel="00A64937">
              <w:rPr>
                <w:rStyle w:val="Hyperlink"/>
                <w:noProof/>
              </w:rPr>
              <w:delText>ROLLUP</w:delText>
            </w:r>
            <w:r w:rsidDel="00A64937">
              <w:rPr>
                <w:noProof/>
                <w:webHidden/>
              </w:rPr>
              <w:tab/>
              <w:delText>12</w:delText>
            </w:r>
          </w:del>
        </w:p>
        <w:p w:rsidR="009267DD" w:rsidDel="00A64937" w:rsidRDefault="009267DD">
          <w:pPr>
            <w:pStyle w:val="TOC3"/>
            <w:tabs>
              <w:tab w:val="left" w:pos="1320"/>
              <w:tab w:val="right" w:leader="dot" w:pos="9350"/>
            </w:tabs>
            <w:rPr>
              <w:del w:id="245" w:author="Dave Cracknell" w:date="2018-06-01T16:06:00Z"/>
              <w:rFonts w:eastAsiaTheme="minorEastAsia"/>
              <w:noProof/>
            </w:rPr>
          </w:pPr>
          <w:del w:id="246" w:author="Dave Cracknell" w:date="2018-06-01T16:06:00Z">
            <w:r w:rsidRPr="00A64937" w:rsidDel="00A64937">
              <w:rPr>
                <w:rStyle w:val="Hyperlink"/>
                <w:noProof/>
              </w:rPr>
              <w:delText>4.5.4</w:delText>
            </w:r>
            <w:r w:rsidDel="00A64937">
              <w:rPr>
                <w:rFonts w:eastAsiaTheme="minorEastAsia"/>
                <w:noProof/>
              </w:rPr>
              <w:tab/>
            </w:r>
            <w:r w:rsidRPr="00A64937" w:rsidDel="00A64937">
              <w:rPr>
                <w:rStyle w:val="Hyperlink"/>
                <w:noProof/>
              </w:rPr>
              <w:delText>Cost-based Optimizer (Phase 1) - JOIN Order</w:delText>
            </w:r>
            <w:r w:rsidDel="00A64937">
              <w:rPr>
                <w:noProof/>
                <w:webHidden/>
              </w:rPr>
              <w:tab/>
              <w:delText>12</w:delText>
            </w:r>
          </w:del>
        </w:p>
        <w:p w:rsidR="009267DD" w:rsidDel="00A64937" w:rsidRDefault="009267DD">
          <w:pPr>
            <w:pStyle w:val="TOC3"/>
            <w:tabs>
              <w:tab w:val="left" w:pos="1320"/>
              <w:tab w:val="right" w:leader="dot" w:pos="9350"/>
            </w:tabs>
            <w:rPr>
              <w:del w:id="247" w:author="Dave Cracknell" w:date="2018-06-01T16:06:00Z"/>
              <w:rFonts w:eastAsiaTheme="minorEastAsia"/>
              <w:noProof/>
            </w:rPr>
          </w:pPr>
          <w:del w:id="248" w:author="Dave Cracknell" w:date="2018-06-01T16:06:00Z">
            <w:r w:rsidRPr="00A64937" w:rsidDel="00A64937">
              <w:rPr>
                <w:rStyle w:val="Hyperlink"/>
                <w:noProof/>
              </w:rPr>
              <w:delText>4.5.5</w:delText>
            </w:r>
            <w:r w:rsidDel="00A64937">
              <w:rPr>
                <w:rFonts w:eastAsiaTheme="minorEastAsia"/>
                <w:noProof/>
              </w:rPr>
              <w:tab/>
            </w:r>
            <w:r w:rsidRPr="00A64937" w:rsidDel="00A64937">
              <w:rPr>
                <w:rStyle w:val="Hyperlink"/>
                <w:noProof/>
              </w:rPr>
              <w:delText>TPC-H SF10000 Phase 2</w:delText>
            </w:r>
            <w:r w:rsidDel="00A64937">
              <w:rPr>
                <w:noProof/>
                <w:webHidden/>
              </w:rPr>
              <w:tab/>
              <w:delText>12</w:delText>
            </w:r>
          </w:del>
        </w:p>
        <w:p w:rsidR="009267DD" w:rsidDel="00A64937" w:rsidRDefault="009267DD">
          <w:pPr>
            <w:pStyle w:val="TOC3"/>
            <w:tabs>
              <w:tab w:val="left" w:pos="1320"/>
              <w:tab w:val="right" w:leader="dot" w:pos="9350"/>
            </w:tabs>
            <w:rPr>
              <w:del w:id="249" w:author="Dave Cracknell" w:date="2018-06-01T16:06:00Z"/>
              <w:rFonts w:eastAsiaTheme="minorEastAsia"/>
              <w:noProof/>
            </w:rPr>
          </w:pPr>
          <w:del w:id="250" w:author="Dave Cracknell" w:date="2018-06-01T16:06:00Z">
            <w:r w:rsidRPr="00A64937" w:rsidDel="00A64937">
              <w:rPr>
                <w:rStyle w:val="Hyperlink"/>
                <w:noProof/>
              </w:rPr>
              <w:delText>4.5.6</w:delText>
            </w:r>
            <w:r w:rsidDel="00A64937">
              <w:rPr>
                <w:rFonts w:eastAsiaTheme="minorEastAsia"/>
                <w:noProof/>
              </w:rPr>
              <w:tab/>
            </w:r>
            <w:r w:rsidRPr="00A64937" w:rsidDel="00A64937">
              <w:rPr>
                <w:rStyle w:val="Hyperlink"/>
                <w:noProof/>
              </w:rPr>
              <w:delText>TPC-DS SF1000 Phase 1</w:delText>
            </w:r>
            <w:r w:rsidDel="00A64937">
              <w:rPr>
                <w:noProof/>
                <w:webHidden/>
              </w:rPr>
              <w:tab/>
              <w:delText>12</w:delText>
            </w:r>
          </w:del>
        </w:p>
        <w:p w:rsidR="009267DD" w:rsidDel="00A64937" w:rsidRDefault="009267DD">
          <w:pPr>
            <w:pStyle w:val="TOC3"/>
            <w:tabs>
              <w:tab w:val="left" w:pos="1320"/>
              <w:tab w:val="right" w:leader="dot" w:pos="9350"/>
            </w:tabs>
            <w:rPr>
              <w:del w:id="251" w:author="Dave Cracknell" w:date="2018-06-01T16:06:00Z"/>
              <w:rFonts w:eastAsiaTheme="minorEastAsia"/>
              <w:noProof/>
            </w:rPr>
          </w:pPr>
          <w:del w:id="252" w:author="Dave Cracknell" w:date="2018-06-01T16:06:00Z">
            <w:r w:rsidRPr="00A64937" w:rsidDel="00A64937">
              <w:rPr>
                <w:rStyle w:val="Hyperlink"/>
                <w:noProof/>
              </w:rPr>
              <w:delText>4.5.7</w:delText>
            </w:r>
            <w:r w:rsidDel="00A64937">
              <w:rPr>
                <w:rFonts w:eastAsiaTheme="minorEastAsia"/>
                <w:noProof/>
              </w:rPr>
              <w:tab/>
            </w:r>
            <w:r w:rsidRPr="00A64937" w:rsidDel="00A64937">
              <w:rPr>
                <w:rStyle w:val="Hyperlink"/>
                <w:noProof/>
              </w:rPr>
              <w:delText>RapidsSE</w:delText>
            </w:r>
            <w:r w:rsidDel="00A64937">
              <w:rPr>
                <w:noProof/>
                <w:webHidden/>
              </w:rPr>
              <w:tab/>
              <w:delText>12</w:delText>
            </w:r>
          </w:del>
        </w:p>
        <w:p w:rsidR="009267DD" w:rsidDel="00A64937" w:rsidRDefault="009267DD">
          <w:pPr>
            <w:pStyle w:val="TOC4"/>
            <w:tabs>
              <w:tab w:val="left" w:pos="1540"/>
              <w:tab w:val="right" w:leader="dot" w:pos="9350"/>
            </w:tabs>
            <w:rPr>
              <w:del w:id="253" w:author="Dave Cracknell" w:date="2018-06-01T16:06:00Z"/>
              <w:rFonts w:eastAsiaTheme="minorEastAsia"/>
              <w:noProof/>
            </w:rPr>
          </w:pPr>
          <w:del w:id="254" w:author="Dave Cracknell" w:date="2018-06-01T16:06:00Z">
            <w:r w:rsidRPr="00A64937" w:rsidDel="00A64937">
              <w:rPr>
                <w:rStyle w:val="Hyperlink"/>
                <w:noProof/>
              </w:rPr>
              <w:delText>4.5.7.1</w:delText>
            </w:r>
            <w:r w:rsidDel="00A64937">
              <w:rPr>
                <w:rFonts w:eastAsiaTheme="minorEastAsia"/>
                <w:noProof/>
              </w:rPr>
              <w:tab/>
            </w:r>
            <w:r w:rsidRPr="00A64937" w:rsidDel="00A64937">
              <w:rPr>
                <w:rStyle w:val="Hyperlink"/>
                <w:noProof/>
              </w:rPr>
              <w:delText>Schema Metadata Persistence</w:delText>
            </w:r>
            <w:r w:rsidDel="00A64937">
              <w:rPr>
                <w:noProof/>
                <w:webHidden/>
              </w:rPr>
              <w:tab/>
              <w:delText>12</w:delText>
            </w:r>
          </w:del>
        </w:p>
        <w:p w:rsidR="009267DD" w:rsidDel="00A64937" w:rsidRDefault="009267DD">
          <w:pPr>
            <w:pStyle w:val="TOC4"/>
            <w:tabs>
              <w:tab w:val="left" w:pos="1540"/>
              <w:tab w:val="right" w:leader="dot" w:pos="9350"/>
            </w:tabs>
            <w:rPr>
              <w:del w:id="255" w:author="Dave Cracknell" w:date="2018-06-01T16:06:00Z"/>
              <w:rFonts w:eastAsiaTheme="minorEastAsia"/>
              <w:noProof/>
            </w:rPr>
          </w:pPr>
          <w:del w:id="256" w:author="Dave Cracknell" w:date="2018-06-01T16:06:00Z">
            <w:r w:rsidRPr="00A64937" w:rsidDel="00A64937">
              <w:rPr>
                <w:rStyle w:val="Hyperlink"/>
                <w:noProof/>
              </w:rPr>
              <w:delText>4.5.7.2</w:delText>
            </w:r>
            <w:r w:rsidDel="00A64937">
              <w:rPr>
                <w:rFonts w:eastAsiaTheme="minorEastAsia"/>
                <w:noProof/>
              </w:rPr>
              <w:tab/>
            </w:r>
            <w:r w:rsidRPr="00A64937" w:rsidDel="00A64937">
              <w:rPr>
                <w:rStyle w:val="Hyperlink"/>
                <w:noProof/>
              </w:rPr>
              <w:delText>Row Data Persistence</w:delText>
            </w:r>
            <w:r w:rsidDel="00A64937">
              <w:rPr>
                <w:noProof/>
                <w:webHidden/>
              </w:rPr>
              <w:tab/>
              <w:delText>12</w:delText>
            </w:r>
          </w:del>
        </w:p>
        <w:p w:rsidR="009267DD" w:rsidDel="00A64937" w:rsidRDefault="009267DD">
          <w:pPr>
            <w:pStyle w:val="TOC2"/>
            <w:tabs>
              <w:tab w:val="left" w:pos="660"/>
              <w:tab w:val="right" w:leader="dot" w:pos="9350"/>
            </w:tabs>
            <w:rPr>
              <w:del w:id="257" w:author="Dave Cracknell" w:date="2018-06-01T16:06:00Z"/>
              <w:rFonts w:eastAsiaTheme="minorEastAsia"/>
              <w:noProof/>
            </w:rPr>
          </w:pPr>
          <w:del w:id="258" w:author="Dave Cracknell" w:date="2018-06-01T16:06:00Z">
            <w:r w:rsidRPr="00A64937" w:rsidDel="00A64937">
              <w:rPr>
                <w:rStyle w:val="Hyperlink"/>
                <w:noProof/>
              </w:rPr>
              <w:delText>5.</w:delText>
            </w:r>
            <w:r w:rsidDel="00A64937">
              <w:rPr>
                <w:rFonts w:eastAsiaTheme="minorEastAsia"/>
                <w:noProof/>
              </w:rPr>
              <w:tab/>
            </w:r>
            <w:r w:rsidRPr="00A64937" w:rsidDel="00A64937">
              <w:rPr>
                <w:rStyle w:val="Hyperlink"/>
                <w:noProof/>
              </w:rPr>
              <w:delText>Field Projects</w:delText>
            </w:r>
            <w:r w:rsidDel="00A64937">
              <w:rPr>
                <w:noProof/>
                <w:webHidden/>
              </w:rPr>
              <w:tab/>
              <w:delText>12</w:delText>
            </w:r>
          </w:del>
        </w:p>
        <w:p w:rsidR="009267DD" w:rsidDel="00A64937" w:rsidRDefault="009267DD">
          <w:pPr>
            <w:pStyle w:val="TOC3"/>
            <w:tabs>
              <w:tab w:val="left" w:pos="1100"/>
              <w:tab w:val="right" w:leader="dot" w:pos="9350"/>
            </w:tabs>
            <w:rPr>
              <w:del w:id="259" w:author="Dave Cracknell" w:date="2018-06-01T16:06:00Z"/>
              <w:rFonts w:eastAsiaTheme="minorEastAsia"/>
              <w:noProof/>
            </w:rPr>
          </w:pPr>
          <w:del w:id="260" w:author="Dave Cracknell" w:date="2018-06-01T16:06:00Z">
            <w:r w:rsidRPr="00A64937" w:rsidDel="00A64937">
              <w:rPr>
                <w:rStyle w:val="Hyperlink"/>
                <w:noProof/>
              </w:rPr>
              <w:delText>5.1</w:delText>
            </w:r>
            <w:r w:rsidDel="00A64937">
              <w:rPr>
                <w:rFonts w:eastAsiaTheme="minorEastAsia"/>
                <w:noProof/>
              </w:rPr>
              <w:tab/>
            </w:r>
            <w:r w:rsidRPr="00A64937" w:rsidDel="00A64937">
              <w:rPr>
                <w:rStyle w:val="Hyperlink"/>
                <w:noProof/>
              </w:rPr>
              <w:delText>Parallel Loader</w:delText>
            </w:r>
            <w:r w:rsidDel="00A64937">
              <w:rPr>
                <w:noProof/>
                <w:webHidden/>
              </w:rPr>
              <w:tab/>
              <w:delText>12</w:delText>
            </w:r>
          </w:del>
        </w:p>
        <w:p w:rsidR="009267DD" w:rsidDel="00A64937" w:rsidRDefault="009267DD">
          <w:pPr>
            <w:pStyle w:val="TOC3"/>
            <w:tabs>
              <w:tab w:val="left" w:pos="1100"/>
              <w:tab w:val="right" w:leader="dot" w:pos="9350"/>
            </w:tabs>
            <w:rPr>
              <w:del w:id="261" w:author="Dave Cracknell" w:date="2018-06-01T16:06:00Z"/>
              <w:rFonts w:eastAsiaTheme="minorEastAsia"/>
              <w:noProof/>
            </w:rPr>
          </w:pPr>
          <w:del w:id="262" w:author="Dave Cracknell" w:date="2018-06-01T16:06:00Z">
            <w:r w:rsidRPr="00A64937" w:rsidDel="00A64937">
              <w:rPr>
                <w:rStyle w:val="Hyperlink"/>
                <w:noProof/>
              </w:rPr>
              <w:delText>5.2</w:delText>
            </w:r>
            <w:r w:rsidDel="00A64937">
              <w:rPr>
                <w:rFonts w:eastAsiaTheme="minorEastAsia"/>
                <w:noProof/>
              </w:rPr>
              <w:tab/>
            </w:r>
            <w:r w:rsidRPr="00A64937" w:rsidDel="00A64937">
              <w:rPr>
                <w:rStyle w:val="Hyperlink"/>
                <w:noProof/>
              </w:rPr>
              <w:delText>Licensing</w:delText>
            </w:r>
            <w:r w:rsidDel="00A64937">
              <w:rPr>
                <w:noProof/>
                <w:webHidden/>
              </w:rPr>
              <w:tab/>
              <w:delText>13</w:delText>
            </w:r>
          </w:del>
        </w:p>
        <w:p w:rsidR="009267DD" w:rsidDel="00A64937" w:rsidRDefault="009267DD">
          <w:pPr>
            <w:pStyle w:val="TOC3"/>
            <w:tabs>
              <w:tab w:val="left" w:pos="1100"/>
              <w:tab w:val="right" w:leader="dot" w:pos="9350"/>
            </w:tabs>
            <w:rPr>
              <w:del w:id="263" w:author="Dave Cracknell" w:date="2018-06-01T16:06:00Z"/>
              <w:rFonts w:eastAsiaTheme="minorEastAsia"/>
              <w:noProof/>
            </w:rPr>
          </w:pPr>
          <w:del w:id="264" w:author="Dave Cracknell" w:date="2018-06-01T16:06:00Z">
            <w:r w:rsidRPr="00A64937" w:rsidDel="00A64937">
              <w:rPr>
                <w:rStyle w:val="Hyperlink"/>
                <w:noProof/>
              </w:rPr>
              <w:delText>5.3</w:delText>
            </w:r>
            <w:r w:rsidDel="00A64937">
              <w:rPr>
                <w:rFonts w:eastAsiaTheme="minorEastAsia"/>
                <w:noProof/>
              </w:rPr>
              <w:tab/>
            </w:r>
            <w:r w:rsidRPr="00A64937" w:rsidDel="00A64937">
              <w:rPr>
                <w:rStyle w:val="Hyperlink"/>
                <w:noProof/>
              </w:rPr>
              <w:delText>Unified JDBC Driver/rapids-shell</w:delText>
            </w:r>
            <w:r w:rsidDel="00A64937">
              <w:rPr>
                <w:noProof/>
                <w:webHidden/>
              </w:rPr>
              <w:tab/>
              <w:delText>13</w:delText>
            </w:r>
          </w:del>
        </w:p>
        <w:p w:rsidR="009267DD" w:rsidDel="00A64937" w:rsidRDefault="009267DD">
          <w:pPr>
            <w:pStyle w:val="TOC3"/>
            <w:tabs>
              <w:tab w:val="left" w:pos="1100"/>
              <w:tab w:val="right" w:leader="dot" w:pos="9350"/>
            </w:tabs>
            <w:rPr>
              <w:del w:id="265" w:author="Dave Cracknell" w:date="2018-06-01T16:06:00Z"/>
              <w:rFonts w:eastAsiaTheme="minorEastAsia"/>
              <w:noProof/>
            </w:rPr>
          </w:pPr>
          <w:del w:id="266" w:author="Dave Cracknell" w:date="2018-06-01T16:06:00Z">
            <w:r w:rsidRPr="00A64937" w:rsidDel="00A64937">
              <w:rPr>
                <w:rStyle w:val="Hyperlink"/>
                <w:noProof/>
              </w:rPr>
              <w:delText>5.4</w:delText>
            </w:r>
            <w:r w:rsidDel="00A64937">
              <w:rPr>
                <w:rFonts w:eastAsiaTheme="minorEastAsia"/>
                <w:noProof/>
              </w:rPr>
              <w:tab/>
            </w:r>
            <w:r w:rsidRPr="00A64937" w:rsidDel="00A64937">
              <w:rPr>
                <w:rStyle w:val="Hyperlink"/>
                <w:noProof/>
              </w:rPr>
              <w:delText>RapidsDB Manager</w:delText>
            </w:r>
            <w:r w:rsidDel="00A64937">
              <w:rPr>
                <w:noProof/>
                <w:webHidden/>
              </w:rPr>
              <w:tab/>
              <w:delText>13</w:delText>
            </w:r>
          </w:del>
        </w:p>
        <w:p w:rsidR="009267DD" w:rsidDel="00A64937" w:rsidRDefault="009267DD">
          <w:pPr>
            <w:pStyle w:val="TOC3"/>
            <w:tabs>
              <w:tab w:val="left" w:pos="1100"/>
              <w:tab w:val="right" w:leader="dot" w:pos="9350"/>
            </w:tabs>
            <w:rPr>
              <w:del w:id="267" w:author="Dave Cracknell" w:date="2018-06-01T16:06:00Z"/>
              <w:rFonts w:eastAsiaTheme="minorEastAsia"/>
              <w:noProof/>
            </w:rPr>
          </w:pPr>
          <w:del w:id="268" w:author="Dave Cracknell" w:date="2018-06-01T16:06:00Z">
            <w:r w:rsidRPr="00A64937" w:rsidDel="00A64937">
              <w:rPr>
                <w:rStyle w:val="Hyperlink"/>
                <w:noProof/>
              </w:rPr>
              <w:delText>5.5</w:delText>
            </w:r>
            <w:r w:rsidDel="00A64937">
              <w:rPr>
                <w:rFonts w:eastAsiaTheme="minorEastAsia"/>
                <w:noProof/>
              </w:rPr>
              <w:tab/>
            </w:r>
            <w:r w:rsidRPr="00A64937" w:rsidDel="00A64937">
              <w:rPr>
                <w:rStyle w:val="Hyperlink"/>
                <w:noProof/>
              </w:rPr>
              <w:delText xml:space="preserve"> In-database AI Phase I</w:delText>
            </w:r>
            <w:r w:rsidDel="00A64937">
              <w:rPr>
                <w:noProof/>
                <w:webHidden/>
              </w:rPr>
              <w:tab/>
              <w:delText>13</w:delText>
            </w:r>
          </w:del>
        </w:p>
        <w:p w:rsidR="009267DD" w:rsidDel="00A64937" w:rsidRDefault="009267DD">
          <w:pPr>
            <w:pStyle w:val="TOC2"/>
            <w:tabs>
              <w:tab w:val="left" w:pos="660"/>
              <w:tab w:val="right" w:leader="dot" w:pos="9350"/>
            </w:tabs>
            <w:rPr>
              <w:del w:id="269" w:author="Dave Cracknell" w:date="2018-06-01T16:06:00Z"/>
              <w:rFonts w:eastAsiaTheme="minorEastAsia"/>
              <w:noProof/>
            </w:rPr>
          </w:pPr>
          <w:del w:id="270" w:author="Dave Cracknell" w:date="2018-06-01T16:06:00Z">
            <w:r w:rsidRPr="00A64937" w:rsidDel="00A64937">
              <w:rPr>
                <w:rStyle w:val="Hyperlink"/>
                <w:noProof/>
              </w:rPr>
              <w:delText>6.</w:delText>
            </w:r>
            <w:r w:rsidDel="00A64937">
              <w:rPr>
                <w:rFonts w:eastAsiaTheme="minorEastAsia"/>
                <w:noProof/>
              </w:rPr>
              <w:tab/>
            </w:r>
            <w:r w:rsidRPr="00A64937" w:rsidDel="00A64937">
              <w:rPr>
                <w:rStyle w:val="Hyperlink"/>
                <w:noProof/>
              </w:rPr>
              <w:delText>Future Projects</w:delText>
            </w:r>
            <w:r w:rsidDel="00A64937">
              <w:rPr>
                <w:noProof/>
                <w:webHidden/>
              </w:rPr>
              <w:tab/>
              <w:delText>13</w:delText>
            </w:r>
          </w:del>
        </w:p>
        <w:p w:rsidR="009267DD" w:rsidDel="00A64937" w:rsidRDefault="009267DD">
          <w:pPr>
            <w:pStyle w:val="TOC1"/>
            <w:tabs>
              <w:tab w:val="left" w:pos="440"/>
              <w:tab w:val="right" w:leader="dot" w:pos="9350"/>
            </w:tabs>
            <w:rPr>
              <w:del w:id="271" w:author="Dave Cracknell" w:date="2018-06-01T16:06:00Z"/>
              <w:rFonts w:eastAsiaTheme="minorEastAsia"/>
              <w:noProof/>
            </w:rPr>
          </w:pPr>
          <w:del w:id="272" w:author="Dave Cracknell" w:date="2018-06-01T16:06:00Z">
            <w:r w:rsidRPr="00A64937" w:rsidDel="00A64937">
              <w:rPr>
                <w:rStyle w:val="Hyperlink"/>
                <w:noProof/>
              </w:rPr>
              <w:delText>6.</w:delText>
            </w:r>
            <w:r w:rsidDel="00A64937">
              <w:rPr>
                <w:rFonts w:eastAsiaTheme="minorEastAsia"/>
                <w:noProof/>
              </w:rPr>
              <w:tab/>
            </w:r>
            <w:r w:rsidRPr="00A64937" w:rsidDel="00A64937">
              <w:rPr>
                <w:rStyle w:val="Hyperlink"/>
                <w:noProof/>
              </w:rPr>
              <w:delText>SIGNOFF SHEET</w:delText>
            </w:r>
            <w:r w:rsidDel="00A64937">
              <w:rPr>
                <w:noProof/>
                <w:webHidden/>
              </w:rPr>
              <w:tab/>
              <w:delText>15</w:delText>
            </w:r>
          </w:del>
        </w:p>
        <w:p w:rsidR="00A7791E" w:rsidRDefault="004A224E">
          <w:r>
            <w:rPr>
              <w:b/>
              <w:bCs/>
              <w:noProof/>
            </w:rPr>
            <w:fldChar w:fldCharType="end"/>
          </w:r>
        </w:p>
      </w:sdtContent>
    </w:sdt>
    <w:p w:rsidR="00A7791E" w:rsidRPr="00971B3E" w:rsidRDefault="006770DE" w:rsidP="00DF0239">
      <w:pPr>
        <w:spacing w:after="200" w:line="276" w:lineRule="auto"/>
      </w:pPr>
      <w:r>
        <w:br w:type="page"/>
      </w:r>
    </w:p>
    <w:p w:rsidR="00B24836" w:rsidRDefault="00B24836" w:rsidP="007203BC">
      <w:pPr>
        <w:pStyle w:val="Heading1"/>
        <w:numPr>
          <w:ilvl w:val="0"/>
          <w:numId w:val="1"/>
        </w:numPr>
      </w:pPr>
      <w:bookmarkStart w:id="273" w:name="_Ref471227252"/>
      <w:bookmarkStart w:id="274" w:name="_Toc516131618"/>
      <w:r>
        <w:t>Overview</w:t>
      </w:r>
      <w:bookmarkEnd w:id="273"/>
      <w:bookmarkEnd w:id="274"/>
    </w:p>
    <w:p w:rsidR="00B24836" w:rsidRDefault="00B24836" w:rsidP="00CF2E30"/>
    <w:p w:rsidR="00434084" w:rsidRDefault="00434084" w:rsidP="00CF2E30">
      <w:r>
        <w:t xml:space="preserve">This document </w:t>
      </w:r>
      <w:r w:rsidR="00943088">
        <w:t xml:space="preserve">is the </w:t>
      </w:r>
      <w:del w:id="275" w:author="Dave Cracknell" w:date="2018-06-01T16:07:00Z">
        <w:r w:rsidR="00943088" w:rsidDel="00051384">
          <w:delText xml:space="preserve">2017 </w:delText>
        </w:r>
      </w:del>
      <w:ins w:id="276" w:author="Dave Cracknell" w:date="2018-06-01T16:07:00Z">
        <w:r w:rsidR="00051384">
          <w:t xml:space="preserve">2018 </w:t>
        </w:r>
      </w:ins>
      <w:r w:rsidR="004150F0">
        <w:t>D</w:t>
      </w:r>
      <w:r w:rsidR="00533E7F">
        <w:t xml:space="preserve">evelopment </w:t>
      </w:r>
      <w:r w:rsidR="004150F0">
        <w:t xml:space="preserve">Plan </w:t>
      </w:r>
      <w:r w:rsidR="00943088">
        <w:t>for RapidsDB</w:t>
      </w:r>
      <w:r w:rsidR="00B6212C">
        <w:t xml:space="preserve"> which reflects the priority 1 features agreed to from the discussions that have taken place between the Field and Development teams.  This document will be updated during the coming year as new features are added to the Development Plan for the following releases</w:t>
      </w:r>
      <w:r w:rsidR="00533E7F">
        <w:t xml:space="preserve">, or there are other changes to the </w:t>
      </w:r>
      <w:r w:rsidR="004150F0">
        <w:t>releases in this plan</w:t>
      </w:r>
      <w:r w:rsidR="00B6212C">
        <w:t>.</w:t>
      </w:r>
    </w:p>
    <w:p w:rsidR="005011BA" w:rsidRDefault="00093496" w:rsidP="007203BC">
      <w:pPr>
        <w:pStyle w:val="Heading1"/>
        <w:numPr>
          <w:ilvl w:val="0"/>
          <w:numId w:val="1"/>
        </w:numPr>
      </w:pPr>
      <w:bookmarkStart w:id="277" w:name="_Toc516131619"/>
      <w:r>
        <w:t>Document History</w:t>
      </w:r>
      <w:bookmarkEnd w:id="277"/>
    </w:p>
    <w:tbl>
      <w:tblPr>
        <w:tblStyle w:val="TableGrid"/>
        <w:tblW w:w="0" w:type="auto"/>
        <w:tblLook w:val="04A0" w:firstRow="1" w:lastRow="0" w:firstColumn="1" w:lastColumn="0" w:noHBand="0" w:noVBand="1"/>
      </w:tblPr>
      <w:tblGrid>
        <w:gridCol w:w="1784"/>
        <w:gridCol w:w="1774"/>
        <w:gridCol w:w="5792"/>
      </w:tblGrid>
      <w:tr w:rsidR="00093496" w:rsidTr="00093496">
        <w:tc>
          <w:tcPr>
            <w:tcW w:w="1818" w:type="dxa"/>
          </w:tcPr>
          <w:p w:rsidR="00093496" w:rsidRPr="00093496" w:rsidRDefault="00093496" w:rsidP="00093496">
            <w:pPr>
              <w:rPr>
                <w:b/>
              </w:rPr>
            </w:pPr>
            <w:r w:rsidRPr="00093496">
              <w:rPr>
                <w:b/>
              </w:rPr>
              <w:t>Revision</w:t>
            </w:r>
          </w:p>
        </w:tc>
        <w:tc>
          <w:tcPr>
            <w:tcW w:w="1800" w:type="dxa"/>
          </w:tcPr>
          <w:p w:rsidR="00093496" w:rsidRPr="00093496" w:rsidRDefault="00093496" w:rsidP="00093496">
            <w:pPr>
              <w:rPr>
                <w:b/>
              </w:rPr>
            </w:pPr>
            <w:r w:rsidRPr="00093496">
              <w:rPr>
                <w:b/>
              </w:rPr>
              <w:t>Date</w:t>
            </w:r>
          </w:p>
        </w:tc>
        <w:tc>
          <w:tcPr>
            <w:tcW w:w="5958" w:type="dxa"/>
          </w:tcPr>
          <w:p w:rsidR="00093496" w:rsidRPr="00093496" w:rsidRDefault="00093496" w:rsidP="00093496">
            <w:pPr>
              <w:rPr>
                <w:b/>
              </w:rPr>
            </w:pPr>
            <w:r w:rsidRPr="00093496">
              <w:rPr>
                <w:b/>
              </w:rPr>
              <w:t>Description</w:t>
            </w:r>
          </w:p>
        </w:tc>
      </w:tr>
      <w:tr w:rsidR="00093496" w:rsidTr="00093496">
        <w:tc>
          <w:tcPr>
            <w:tcW w:w="1818" w:type="dxa"/>
          </w:tcPr>
          <w:p w:rsidR="00093496" w:rsidRDefault="00093496" w:rsidP="00093496"/>
        </w:tc>
        <w:tc>
          <w:tcPr>
            <w:tcW w:w="1800" w:type="dxa"/>
          </w:tcPr>
          <w:p w:rsidR="00093496" w:rsidRDefault="00220CB3">
            <w:r>
              <w:t>5/19/2018</w:t>
            </w:r>
          </w:p>
        </w:tc>
        <w:tc>
          <w:tcPr>
            <w:tcW w:w="5958" w:type="dxa"/>
          </w:tcPr>
          <w:p w:rsidR="00093496" w:rsidRDefault="00220CB3" w:rsidP="00093496">
            <w:r>
              <w:t>Initial version</w:t>
            </w:r>
          </w:p>
        </w:tc>
      </w:tr>
      <w:tr w:rsidR="007876C3" w:rsidTr="00093496">
        <w:tc>
          <w:tcPr>
            <w:tcW w:w="1818" w:type="dxa"/>
          </w:tcPr>
          <w:p w:rsidR="007876C3" w:rsidRDefault="007876C3" w:rsidP="00093496">
            <w:r>
              <w:t>1</w:t>
            </w:r>
          </w:p>
        </w:tc>
        <w:tc>
          <w:tcPr>
            <w:tcW w:w="1800" w:type="dxa"/>
          </w:tcPr>
          <w:p w:rsidR="007876C3" w:rsidRDefault="007876C3">
            <w:r>
              <w:t>5/21/2018</w:t>
            </w:r>
          </w:p>
        </w:tc>
        <w:tc>
          <w:tcPr>
            <w:tcW w:w="5958" w:type="dxa"/>
          </w:tcPr>
          <w:p w:rsidR="007876C3" w:rsidRDefault="007876C3" w:rsidP="00093496">
            <w:r>
              <w:t>Incorporated feedback from Jun and Ray</w:t>
            </w:r>
          </w:p>
        </w:tc>
      </w:tr>
      <w:tr w:rsidR="00E02FA3" w:rsidTr="00093496">
        <w:trPr>
          <w:ins w:id="278" w:author="Dave Cracknell" w:date="2018-06-01T15:13:00Z"/>
        </w:trPr>
        <w:tc>
          <w:tcPr>
            <w:tcW w:w="1818" w:type="dxa"/>
          </w:tcPr>
          <w:p w:rsidR="00E02FA3" w:rsidRDefault="00E02FA3" w:rsidP="00093496">
            <w:pPr>
              <w:rPr>
                <w:ins w:id="279" w:author="Dave Cracknell" w:date="2018-06-01T15:13:00Z"/>
              </w:rPr>
            </w:pPr>
            <w:ins w:id="280" w:author="Dave Cracknell" w:date="2018-06-01T15:13:00Z">
              <w:r>
                <w:t>2</w:t>
              </w:r>
            </w:ins>
          </w:p>
        </w:tc>
        <w:tc>
          <w:tcPr>
            <w:tcW w:w="1800" w:type="dxa"/>
          </w:tcPr>
          <w:p w:rsidR="00E02FA3" w:rsidRDefault="00E02FA3">
            <w:pPr>
              <w:rPr>
                <w:ins w:id="281" w:author="Dave Cracknell" w:date="2018-06-01T15:13:00Z"/>
              </w:rPr>
            </w:pPr>
            <w:ins w:id="282" w:author="Dave Cracknell" w:date="2018-06-01T15:13:00Z">
              <w:r>
                <w:t>6/1/2018</w:t>
              </w:r>
            </w:ins>
          </w:p>
        </w:tc>
        <w:tc>
          <w:tcPr>
            <w:tcW w:w="5958" w:type="dxa"/>
          </w:tcPr>
          <w:p w:rsidR="00E02FA3" w:rsidRDefault="00B253AA">
            <w:pPr>
              <w:pStyle w:val="ListParagraph"/>
              <w:numPr>
                <w:ilvl w:val="0"/>
                <w:numId w:val="7"/>
              </w:numPr>
              <w:rPr>
                <w:ins w:id="283" w:author="Dave Cracknell" w:date="2018-06-01T15:14:00Z"/>
              </w:rPr>
              <w:pPrChange w:id="284" w:author="Dave Cracknell" w:date="2018-06-01T15:15:00Z">
                <w:pPr/>
              </w:pPrChange>
            </w:pPr>
            <w:ins w:id="285" w:author="Dave Cracknell" w:date="2018-06-01T15:14:00Z">
              <w:r>
                <w:t>Moved TRUNCATE to R3.4.1</w:t>
              </w:r>
            </w:ins>
          </w:p>
          <w:p w:rsidR="00B253AA" w:rsidRDefault="00B253AA">
            <w:pPr>
              <w:pStyle w:val="ListParagraph"/>
              <w:numPr>
                <w:ilvl w:val="0"/>
                <w:numId w:val="7"/>
              </w:numPr>
              <w:rPr>
                <w:ins w:id="286" w:author="Dave Cracknell" w:date="2018-06-01T15:15:00Z"/>
              </w:rPr>
              <w:pPrChange w:id="287" w:author="Dave Cracknell" w:date="2018-06-01T15:15:00Z">
                <w:pPr/>
              </w:pPrChange>
            </w:pPr>
            <w:ins w:id="288" w:author="Dave Cracknell" w:date="2018-06-01T15:14:00Z">
              <w:r>
                <w:t>Split HDFS Write interface across R3.4.1 and R3.5</w:t>
              </w:r>
            </w:ins>
          </w:p>
          <w:p w:rsidR="00B253AA" w:rsidRDefault="00B253AA" w:rsidP="00B253AA">
            <w:pPr>
              <w:pStyle w:val="ListParagraph"/>
              <w:numPr>
                <w:ilvl w:val="0"/>
                <w:numId w:val="7"/>
              </w:numPr>
              <w:rPr>
                <w:ins w:id="289" w:author="Dave Cracknell" w:date="2018-06-01T16:06:00Z"/>
              </w:rPr>
            </w:pPr>
            <w:ins w:id="290" w:author="Dave Cracknell" w:date="2018-06-01T15:15:00Z">
              <w:r>
                <w:t>Added rapids-shell integration with Unified JDBC Driver to R3.4.1</w:t>
              </w:r>
            </w:ins>
          </w:p>
          <w:p w:rsidR="00A64937" w:rsidRDefault="00A64937">
            <w:pPr>
              <w:pStyle w:val="ListParagraph"/>
              <w:numPr>
                <w:ilvl w:val="0"/>
                <w:numId w:val="7"/>
              </w:numPr>
              <w:rPr>
                <w:ins w:id="291" w:author="Dave Cracknell" w:date="2018-06-01T15:13:00Z"/>
              </w:rPr>
              <w:pPrChange w:id="292" w:author="Dave Cracknell" w:date="2018-06-01T15:15:00Z">
                <w:pPr/>
              </w:pPrChange>
            </w:pPr>
            <w:ins w:id="293" w:author="Dave Cracknell" w:date="2018-06-01T16:06:00Z">
              <w:r>
                <w:t xml:space="preserve">Added NOTE to </w:t>
              </w:r>
            </w:ins>
            <w:ins w:id="294" w:author="Dave Cracknell" w:date="2018-06-01T16:07:00Z">
              <w:r>
                <w:t xml:space="preserve">the </w:t>
              </w:r>
            </w:ins>
            <w:ins w:id="295" w:author="Dave Cracknell" w:date="2018-06-01T16:06:00Z">
              <w:r>
                <w:t>User Authentication project noting that this is currently not committed to the R3.5 release</w:t>
              </w:r>
            </w:ins>
          </w:p>
        </w:tc>
      </w:tr>
      <w:tr w:rsidR="005D4EA8" w:rsidTr="00093496">
        <w:trPr>
          <w:ins w:id="296" w:author="Dave Cracknell" w:date="2018-06-07T08:52:00Z"/>
        </w:trPr>
        <w:tc>
          <w:tcPr>
            <w:tcW w:w="1818" w:type="dxa"/>
          </w:tcPr>
          <w:p w:rsidR="005D4EA8" w:rsidRDefault="005D4EA8" w:rsidP="00093496">
            <w:pPr>
              <w:rPr>
                <w:ins w:id="297" w:author="Dave Cracknell" w:date="2018-06-07T08:52:00Z"/>
              </w:rPr>
            </w:pPr>
            <w:ins w:id="298" w:author="Dave Cracknell" w:date="2018-06-07T08:52:00Z">
              <w:r>
                <w:t>3</w:t>
              </w:r>
            </w:ins>
          </w:p>
        </w:tc>
        <w:tc>
          <w:tcPr>
            <w:tcW w:w="1800" w:type="dxa"/>
          </w:tcPr>
          <w:p w:rsidR="005D4EA8" w:rsidRDefault="005D4EA8">
            <w:pPr>
              <w:rPr>
                <w:ins w:id="299" w:author="Dave Cracknell" w:date="2018-06-07T08:52:00Z"/>
              </w:rPr>
            </w:pPr>
            <w:ins w:id="300" w:author="Dave Cracknell" w:date="2018-06-07T08:52:00Z">
              <w:r>
                <w:t>6/7/2018</w:t>
              </w:r>
            </w:ins>
          </w:p>
        </w:tc>
        <w:tc>
          <w:tcPr>
            <w:tcW w:w="5958" w:type="dxa"/>
          </w:tcPr>
          <w:p w:rsidR="005D4EA8" w:rsidRDefault="005D4EA8">
            <w:pPr>
              <w:pStyle w:val="ListParagraph"/>
              <w:numPr>
                <w:ilvl w:val="0"/>
                <w:numId w:val="7"/>
              </w:numPr>
              <w:rPr>
                <w:ins w:id="301" w:author="Dave Cracknell" w:date="2018-06-07T08:53:00Z"/>
              </w:rPr>
            </w:pPr>
            <w:ins w:id="302" w:author="Dave Cracknell" w:date="2018-06-07T08:52:00Z">
              <w:r>
                <w:t xml:space="preserve">Revised to content for R3.5 release to remove support for the caching of </w:t>
              </w:r>
            </w:ins>
            <w:ins w:id="303" w:author="Dave Cracknell" w:date="2018-06-07T08:53:00Z">
              <w:r>
                <w:t>intermediate query results.   This could either be released as part of an R3.5.1 update or included with R3.6</w:t>
              </w:r>
            </w:ins>
          </w:p>
          <w:p w:rsidR="00363AA4" w:rsidRDefault="00363AA4">
            <w:pPr>
              <w:pStyle w:val="ListParagraph"/>
              <w:numPr>
                <w:ilvl w:val="0"/>
                <w:numId w:val="7"/>
              </w:numPr>
              <w:rPr>
                <w:ins w:id="304" w:author="Dave Cracknell" w:date="2018-06-07T10:04:00Z"/>
              </w:rPr>
            </w:pPr>
            <w:ins w:id="305" w:author="Dave Cracknell" w:date="2018-06-07T10:04:00Z">
              <w:r>
                <w:t>Moved FULL OUTER JOIN to R3.6</w:t>
              </w:r>
            </w:ins>
          </w:p>
          <w:p w:rsidR="00EF59C9" w:rsidRDefault="00EF59C9">
            <w:pPr>
              <w:pStyle w:val="ListParagraph"/>
              <w:numPr>
                <w:ilvl w:val="0"/>
                <w:numId w:val="7"/>
              </w:numPr>
              <w:rPr>
                <w:ins w:id="306" w:author="Dave Cracknell" w:date="2018-06-07T08:54:00Z"/>
              </w:rPr>
            </w:pPr>
            <w:ins w:id="307" w:author="Dave Cracknell" w:date="2018-06-07T08:53:00Z">
              <w:r>
                <w:t>Added section on performance goals for R</w:t>
              </w:r>
            </w:ins>
            <w:ins w:id="308" w:author="Dave Cracknell" w:date="2018-06-07T08:54:00Z">
              <w:r>
                <w:t>3.5 release</w:t>
              </w:r>
            </w:ins>
          </w:p>
          <w:p w:rsidR="00EF59C9" w:rsidRDefault="00EF59C9">
            <w:pPr>
              <w:pStyle w:val="ListParagraph"/>
              <w:numPr>
                <w:ilvl w:val="0"/>
                <w:numId w:val="7"/>
              </w:numPr>
              <w:rPr>
                <w:ins w:id="309" w:author="Dave Cracknell" w:date="2018-06-07T08:52:00Z"/>
              </w:rPr>
            </w:pPr>
            <w:ins w:id="310" w:author="Dave Cracknell" w:date="2018-06-07T08:54:00Z">
              <w:r>
                <w:t>Added section on risks for R3.5 release</w:t>
              </w:r>
            </w:ins>
          </w:p>
        </w:tc>
      </w:tr>
    </w:tbl>
    <w:p w:rsidR="00093496" w:rsidRDefault="00093496" w:rsidP="00093496"/>
    <w:p w:rsidR="005011BA" w:rsidRDefault="00B6212C" w:rsidP="007203BC">
      <w:pPr>
        <w:pStyle w:val="Heading1"/>
        <w:numPr>
          <w:ilvl w:val="0"/>
          <w:numId w:val="1"/>
        </w:numPr>
      </w:pPr>
      <w:bookmarkStart w:id="311" w:name="_Toc516131620"/>
      <w:r>
        <w:t>Release Approval Process</w:t>
      </w:r>
      <w:bookmarkEnd w:id="311"/>
    </w:p>
    <w:p w:rsidR="00B6212C" w:rsidRDefault="00B6212C" w:rsidP="00DF0239">
      <w:r>
        <w:t>The following describes the approval process that will be followed for each of the releases documented in this plan.</w:t>
      </w:r>
    </w:p>
    <w:p w:rsidR="00B6212C" w:rsidRDefault="00B6212C" w:rsidP="007203BC">
      <w:pPr>
        <w:pStyle w:val="ListParagraph"/>
        <w:numPr>
          <w:ilvl w:val="0"/>
          <w:numId w:val="2"/>
        </w:numPr>
      </w:pPr>
      <w:r w:rsidRPr="00DF0239">
        <w:rPr>
          <w:b/>
        </w:rPr>
        <w:t>Development Plan</w:t>
      </w:r>
      <w:r>
        <w:t xml:space="preserve"> - the Development plan (this document) reflects the plan to deliver the features that were agreed to in discussions between Development and the Field team.   This document will be signed off by Development and the Field, and will be updated as needed, for example, to update the release schedule.  Any updates will need to be signed off.</w:t>
      </w:r>
    </w:p>
    <w:p w:rsidR="00B6212C" w:rsidRDefault="00B6212C" w:rsidP="007203BC">
      <w:pPr>
        <w:pStyle w:val="ListParagraph"/>
        <w:numPr>
          <w:ilvl w:val="0"/>
          <w:numId w:val="2"/>
        </w:numPr>
      </w:pPr>
      <w:r w:rsidRPr="00DF0239">
        <w:rPr>
          <w:b/>
        </w:rPr>
        <w:t>Feature (External) Specifications</w:t>
      </w:r>
      <w:r>
        <w:t xml:space="preserve"> – a Feature Specification provides details on how a feature (or set of related features) will be exposed to the end-user.   A Feature Specification will generally not include details on the internal implementation.  The goal of these documents is to make certain that the Field team understands what is to be delivered and to resolve any issues before Development starts the actual implementation.   Any changes that come about to the Feature Specifications as part of this sign-off could impact the Development Plan, in which case the Development Plan will be updated and any changes signed off.  The Feature Specification should be sufficiently detailed to allow the Field team to design the Acceptance tests.  The Feature Specification will be signed off by both Development and the Field.</w:t>
      </w:r>
    </w:p>
    <w:p w:rsidR="00B6212C" w:rsidRDefault="00B6212C" w:rsidP="007203BC">
      <w:pPr>
        <w:pStyle w:val="ListParagraph"/>
        <w:numPr>
          <w:ilvl w:val="0"/>
          <w:numId w:val="2"/>
        </w:numPr>
      </w:pPr>
      <w:r w:rsidRPr="00DF0239">
        <w:rPr>
          <w:b/>
        </w:rPr>
        <w:t xml:space="preserve">Acceptance Test </w:t>
      </w:r>
      <w:r w:rsidR="009A179E">
        <w:rPr>
          <w:b/>
        </w:rPr>
        <w:t>D</w:t>
      </w:r>
      <w:r w:rsidRPr="00DF0239">
        <w:rPr>
          <w:b/>
        </w:rPr>
        <w:t>ocument</w:t>
      </w:r>
      <w:r>
        <w:t xml:space="preserve"> – this will be a document or s/sheet prepared by the Field to describe a set of tests for verifying that the features delivered meet the Field’s expectations.   This document will be reviewed and signed off by Development which will ensure that the tests are in sync with the feature(s) being delivered.   If there are questions about how to test specific features, then Bev and/or the developers will be available to provide help and guidance.  </w:t>
      </w:r>
    </w:p>
    <w:p w:rsidR="00B6212C" w:rsidRPr="00971B3E" w:rsidRDefault="00B6212C" w:rsidP="007203BC">
      <w:pPr>
        <w:pStyle w:val="ListParagraph"/>
        <w:numPr>
          <w:ilvl w:val="0"/>
          <w:numId w:val="2"/>
        </w:numPr>
      </w:pPr>
      <w:r w:rsidRPr="00DF0239">
        <w:rPr>
          <w:b/>
        </w:rPr>
        <w:t>Acceptance of Release</w:t>
      </w:r>
      <w:r>
        <w:t xml:space="preserve"> – After Development has successfully completed QA for a release, Development will deliver the release to the Field for Acceptance testing.  The Release will include the final set of manuals and Release Notes, which the Field will also review and also sign off on.  At this time the Field will run their Acceptance tests, and then sign off on the Acceptance Tests when they are satisfied with the Release.   If problems are found during the Acceptance testing that need to be fixed, then this phase will get repeated once the fix has been completed and the release QA’d again with the fix(es).</w:t>
      </w:r>
    </w:p>
    <w:p w:rsidR="00B6212C" w:rsidRDefault="00B6212C" w:rsidP="00DF0239">
      <w:pPr>
        <w:pStyle w:val="Heading1"/>
      </w:pPr>
      <w:bookmarkStart w:id="312" w:name="_Toc516131621"/>
      <w:r>
        <w:t>4.</w:t>
      </w:r>
      <w:r>
        <w:tab/>
        <w:t>Release Plan</w:t>
      </w:r>
      <w:bookmarkEnd w:id="312"/>
    </w:p>
    <w:p w:rsidR="00B6212C" w:rsidRDefault="00B6212C" w:rsidP="00DF0239">
      <w:r>
        <w:t>The diagram below shows an overview of the releases covered by this document</w:t>
      </w:r>
      <w:r w:rsidR="009364AB">
        <w:t>:</w:t>
      </w:r>
    </w:p>
    <w:p w:rsidR="009364AB" w:rsidRPr="00971B3E" w:rsidRDefault="00D01557" w:rsidP="00DF0239">
      <w:r w:rsidRPr="00D01557">
        <w:rPr>
          <w:noProof/>
        </w:rPr>
        <w:t xml:space="preserve"> </w:t>
      </w:r>
      <w:r w:rsidR="00AA12D0" w:rsidRPr="00AA12D0">
        <w:rPr>
          <w:noProof/>
        </w:rPr>
        <w:t xml:space="preserve"> </w:t>
      </w:r>
      <w:del w:id="313" w:author="Dave Cracknell" w:date="2018-06-01T15:25:00Z">
        <w:r w:rsidR="009267DD" w:rsidDel="00B253AA">
          <w:rPr>
            <w:noProof/>
          </w:rPr>
          <w:drawing>
            <wp:inline distT="0" distB="0" distL="0" distR="0" wp14:anchorId="0B298607" wp14:editId="6135D30B">
              <wp:extent cx="5943600" cy="4420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20235"/>
                      </a:xfrm>
                      <a:prstGeom prst="rect">
                        <a:avLst/>
                      </a:prstGeom>
                    </pic:spPr>
                  </pic:pic>
                </a:graphicData>
              </a:graphic>
            </wp:inline>
          </w:drawing>
        </w:r>
      </w:del>
      <w:ins w:id="314" w:author="Dave Cracknell" w:date="2018-06-01T15:26:00Z">
        <w:r w:rsidR="00B253AA" w:rsidRPr="00B253AA">
          <w:rPr>
            <w:noProof/>
          </w:rPr>
          <w:t xml:space="preserve"> </w:t>
        </w:r>
        <w:r w:rsidR="00B253AA">
          <w:rPr>
            <w:noProof/>
          </w:rPr>
          <w:drawing>
            <wp:inline distT="0" distB="0" distL="0" distR="0" wp14:anchorId="400E17C5" wp14:editId="233A64C2">
              <wp:extent cx="5943600" cy="44157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15790"/>
                      </a:xfrm>
                      <a:prstGeom prst="rect">
                        <a:avLst/>
                      </a:prstGeom>
                    </pic:spPr>
                  </pic:pic>
                </a:graphicData>
              </a:graphic>
            </wp:inline>
          </w:drawing>
        </w:r>
      </w:ins>
    </w:p>
    <w:p w:rsidR="005D7ED4" w:rsidRDefault="009364AB" w:rsidP="005D7ED4">
      <w:pPr>
        <w:pStyle w:val="Heading2"/>
      </w:pPr>
      <w:bookmarkStart w:id="315" w:name="_Toc516131622"/>
      <w:r>
        <w:t>4</w:t>
      </w:r>
      <w:r w:rsidR="005D7ED4">
        <w:t>.1</w:t>
      </w:r>
      <w:r w:rsidR="005D7ED4">
        <w:tab/>
      </w:r>
      <w:r>
        <w:t>Release 3.</w:t>
      </w:r>
      <w:r w:rsidR="00D25A46">
        <w:t>3.1</w:t>
      </w:r>
      <w:bookmarkEnd w:id="315"/>
    </w:p>
    <w:p w:rsidR="009A179E" w:rsidRDefault="009A179E" w:rsidP="00DF0239"/>
    <w:p w:rsidR="009A179E" w:rsidRPr="00DF0239" w:rsidRDefault="009A179E" w:rsidP="00DF0239">
      <w:r w:rsidRPr="001270FB">
        <w:rPr>
          <w:b/>
        </w:rPr>
        <w:t xml:space="preserve">Delivery date: </w:t>
      </w:r>
      <w:r w:rsidR="0083582A">
        <w:rPr>
          <w:b/>
        </w:rPr>
        <w:t xml:space="preserve">February </w:t>
      </w:r>
      <w:r w:rsidR="00D25A46">
        <w:rPr>
          <w:b/>
        </w:rPr>
        <w:t>15</w:t>
      </w:r>
      <w:r w:rsidR="0083582A">
        <w:rPr>
          <w:b/>
        </w:rPr>
        <w:t>th</w:t>
      </w:r>
      <w:r w:rsidRPr="001270FB">
        <w:rPr>
          <w:b/>
        </w:rPr>
        <w:t>, 201</w:t>
      </w:r>
      <w:r w:rsidR="00D25A46">
        <w:rPr>
          <w:b/>
        </w:rPr>
        <w:t>8</w:t>
      </w:r>
    </w:p>
    <w:p w:rsidR="009364AB" w:rsidRDefault="009364AB" w:rsidP="00DF0239">
      <w:pPr>
        <w:pStyle w:val="Heading3"/>
      </w:pPr>
      <w:bookmarkStart w:id="316" w:name="_Toc516131623"/>
      <w:r>
        <w:t>4.1.1</w:t>
      </w:r>
      <w:r>
        <w:tab/>
      </w:r>
      <w:r w:rsidR="00304DFE">
        <w:t>Delimited File Support – Phase 1</w:t>
      </w:r>
      <w:bookmarkEnd w:id="316"/>
    </w:p>
    <w:p w:rsidR="009364AB" w:rsidRDefault="00304DFE" w:rsidP="00304DFE">
      <w:pPr>
        <w:pStyle w:val="Heading4"/>
      </w:pPr>
      <w:bookmarkStart w:id="317" w:name="_Toc516131624"/>
      <w:r>
        <w:t>4.1.1.1</w:t>
      </w:r>
      <w:r>
        <w:tab/>
        <w:t>Hadoop Connector</w:t>
      </w:r>
      <w:bookmarkEnd w:id="317"/>
    </w:p>
    <w:p w:rsidR="00304DFE" w:rsidRDefault="00304DFE" w:rsidP="00304DFE">
      <w:pPr>
        <w:spacing w:after="200" w:line="276" w:lineRule="auto"/>
        <w:contextualSpacing/>
      </w:pPr>
      <w:r>
        <w:t>Support for the following options when reading delimited files from HDFS:</w:t>
      </w:r>
    </w:p>
    <w:p w:rsidR="00304DFE" w:rsidRDefault="00304DFE" w:rsidP="007203BC">
      <w:pPr>
        <w:pStyle w:val="ListParagraph"/>
        <w:numPr>
          <w:ilvl w:val="0"/>
          <w:numId w:val="4"/>
        </w:numPr>
        <w:spacing w:after="200" w:line="276" w:lineRule="auto"/>
        <w:contextualSpacing/>
      </w:pPr>
      <w:r>
        <w:t>DELIMITER</w:t>
      </w:r>
    </w:p>
    <w:p w:rsidR="00304DFE" w:rsidRDefault="00304DFE" w:rsidP="007203BC">
      <w:pPr>
        <w:pStyle w:val="ListParagraph"/>
        <w:numPr>
          <w:ilvl w:val="0"/>
          <w:numId w:val="4"/>
        </w:numPr>
        <w:spacing w:after="200" w:line="276" w:lineRule="auto"/>
        <w:contextualSpacing/>
      </w:pPr>
      <w:r>
        <w:t>TERMINATOR</w:t>
      </w:r>
    </w:p>
    <w:p w:rsidR="00304DFE" w:rsidRDefault="00304DFE" w:rsidP="007203BC">
      <w:pPr>
        <w:pStyle w:val="ListParagraph"/>
        <w:numPr>
          <w:ilvl w:val="0"/>
          <w:numId w:val="4"/>
        </w:numPr>
        <w:spacing w:after="200" w:line="276" w:lineRule="auto"/>
        <w:contextualSpacing/>
      </w:pPr>
      <w:r>
        <w:t>ENCLOSED_BY</w:t>
      </w:r>
    </w:p>
    <w:p w:rsidR="00304DFE" w:rsidRDefault="00304DFE" w:rsidP="007203BC">
      <w:pPr>
        <w:pStyle w:val="ListParagraph"/>
        <w:numPr>
          <w:ilvl w:val="0"/>
          <w:numId w:val="4"/>
        </w:numPr>
        <w:spacing w:after="200" w:line="276" w:lineRule="auto"/>
        <w:contextualSpacing/>
      </w:pPr>
      <w:r>
        <w:t>ESCAPE_CHAR</w:t>
      </w:r>
    </w:p>
    <w:p w:rsidR="00304DFE" w:rsidRDefault="00304DFE" w:rsidP="00304DFE">
      <w:pPr>
        <w:pStyle w:val="Heading4"/>
      </w:pPr>
      <w:bookmarkStart w:id="318" w:name="_Toc516131625"/>
      <w:r>
        <w:t>4.1.1.2</w:t>
      </w:r>
      <w:r>
        <w:tab/>
        <w:t>RapidsSE</w:t>
      </w:r>
      <w:bookmarkEnd w:id="318"/>
    </w:p>
    <w:p w:rsidR="00304DFE" w:rsidRDefault="00304DFE" w:rsidP="00304DFE">
      <w:pPr>
        <w:spacing w:after="200" w:line="276" w:lineRule="auto"/>
        <w:contextualSpacing/>
      </w:pPr>
      <w:r>
        <w:t>Support for the following options when reading loading files into RapidsSE:</w:t>
      </w:r>
    </w:p>
    <w:p w:rsidR="00304DFE" w:rsidRDefault="00304DFE" w:rsidP="007203BC">
      <w:pPr>
        <w:pStyle w:val="ListParagraph"/>
        <w:numPr>
          <w:ilvl w:val="0"/>
          <w:numId w:val="4"/>
        </w:numPr>
        <w:spacing w:after="200" w:line="276" w:lineRule="auto"/>
        <w:contextualSpacing/>
      </w:pPr>
      <w:r>
        <w:t>DELIMITER</w:t>
      </w:r>
    </w:p>
    <w:p w:rsidR="00304DFE" w:rsidRDefault="00304DFE" w:rsidP="007203BC">
      <w:pPr>
        <w:pStyle w:val="ListParagraph"/>
        <w:numPr>
          <w:ilvl w:val="0"/>
          <w:numId w:val="4"/>
        </w:numPr>
        <w:spacing w:after="200" w:line="276" w:lineRule="auto"/>
        <w:contextualSpacing/>
      </w:pPr>
      <w:r>
        <w:t>TERMINATOR</w:t>
      </w:r>
    </w:p>
    <w:p w:rsidR="00304DFE" w:rsidRDefault="00304DFE" w:rsidP="007203BC">
      <w:pPr>
        <w:pStyle w:val="ListParagraph"/>
        <w:numPr>
          <w:ilvl w:val="0"/>
          <w:numId w:val="4"/>
        </w:numPr>
        <w:spacing w:after="200" w:line="276" w:lineRule="auto"/>
        <w:contextualSpacing/>
      </w:pPr>
      <w:r>
        <w:t>ENCLOSED_BY</w:t>
      </w:r>
    </w:p>
    <w:p w:rsidR="00304DFE" w:rsidRPr="00304DFE" w:rsidRDefault="00304DFE" w:rsidP="007203BC">
      <w:pPr>
        <w:pStyle w:val="ListParagraph"/>
        <w:numPr>
          <w:ilvl w:val="0"/>
          <w:numId w:val="4"/>
        </w:numPr>
        <w:spacing w:after="200" w:line="276" w:lineRule="auto"/>
        <w:contextualSpacing/>
      </w:pPr>
      <w:r>
        <w:t>ESCAPE_CHAR</w:t>
      </w:r>
    </w:p>
    <w:p w:rsidR="00324F62" w:rsidRDefault="00055994" w:rsidP="00304DFE">
      <w:pPr>
        <w:pStyle w:val="Heading3"/>
      </w:pPr>
      <w:bookmarkStart w:id="319" w:name="_Toc516131626"/>
      <w:r>
        <w:t>4.1.2</w:t>
      </w:r>
      <w:r>
        <w:tab/>
        <w:t>Hadoop csv Connector</w:t>
      </w:r>
      <w:r w:rsidR="00304DFE">
        <w:t>: Hive-style partitioning</w:t>
      </w:r>
      <w:bookmarkEnd w:id="319"/>
    </w:p>
    <w:p w:rsidR="00324F62" w:rsidRDefault="00324F62" w:rsidP="00324F62">
      <w:r>
        <w:t>The Hadoop csv Connector will support Hive-style partitioning, so that in the case where the query predicate includes part of all of partitioning key(s), the Connector will only read the corresponding partition data files instead of all the data files for the table.  A new PARTITION_BY clause will be supported when defining the table schema:</w:t>
      </w:r>
    </w:p>
    <w:p w:rsidR="00324F62" w:rsidRDefault="00324F62" w:rsidP="00324F62">
      <w:pPr>
        <w:ind w:firstLine="720"/>
      </w:pPr>
      <w:r>
        <w:t>PARTITION</w:t>
      </w:r>
      <w:r w:rsidR="00304DFE">
        <w:t xml:space="preserve"> </w:t>
      </w:r>
      <w:r>
        <w:t>BY</w:t>
      </w:r>
      <w:r w:rsidR="00304DFE">
        <w:t xml:space="preserve"> VALUE ON</w:t>
      </w:r>
      <w:r>
        <w:t xml:space="preserve"> (column[,column] … [,column])</w:t>
      </w:r>
    </w:p>
    <w:p w:rsidR="00324F62" w:rsidRDefault="00324F62" w:rsidP="00324F62"/>
    <w:p w:rsidR="00324F62" w:rsidRDefault="00324F62" w:rsidP="00324F62">
      <w:r>
        <w:t>For example:</w:t>
      </w:r>
    </w:p>
    <w:p w:rsidR="00324F62" w:rsidRDefault="00324F62" w:rsidP="00324F62">
      <w:r>
        <w:t>CREATE CONNECTOR csv TYPE HADOOP WITH hdfs='hdfs://localhost:9000', format=’csv’</w:t>
      </w:r>
    </w:p>
    <w:p w:rsidR="00324F62" w:rsidRDefault="00324F62" w:rsidP="00324F62">
      <w:r>
        <w:t xml:space="preserve">  CATALOG *</w:t>
      </w:r>
    </w:p>
    <w:p w:rsidR="00324F62" w:rsidRDefault="00324F62" w:rsidP="00324F62">
      <w:r>
        <w:t xml:space="preserve">  SCHEMA *</w:t>
      </w:r>
    </w:p>
    <w:p w:rsidR="00324F62" w:rsidRDefault="00324F62" w:rsidP="00324F62">
      <w:r>
        <w:t xml:space="preserve">  TABLE user</w:t>
      </w:r>
    </w:p>
    <w:p w:rsidR="00324F62" w:rsidRDefault="00324F62" w:rsidP="00324F62">
      <w:r>
        <w:t xml:space="preserve">    WITH file='/</w:t>
      </w:r>
      <w:r w:rsidR="00C8406D">
        <w:t>data/user’</w:t>
      </w:r>
    </w:p>
    <w:p w:rsidR="00324F62" w:rsidRDefault="00324F62" w:rsidP="00324F62">
      <w:r>
        <w:t xml:space="preserve">    USING (</w:t>
      </w:r>
    </w:p>
    <w:p w:rsidR="00324F62" w:rsidRDefault="00324F62" w:rsidP="00324F62">
      <w:r>
        <w:t xml:space="preserve">      userid     INTEGER,</w:t>
      </w:r>
    </w:p>
    <w:p w:rsidR="00324F62" w:rsidRDefault="00324F62" w:rsidP="00324F62">
      <w:r>
        <w:t xml:space="preserve">      first_name VARCHAR,</w:t>
      </w:r>
    </w:p>
    <w:p w:rsidR="00324F62" w:rsidRDefault="00C8406D" w:rsidP="00324F62">
      <w:r>
        <w:t xml:space="preserve">      last_name  VARCHAR</w:t>
      </w:r>
      <w:r w:rsidR="00324F62">
        <w:t>,</w:t>
      </w:r>
    </w:p>
    <w:p w:rsidR="00324F62" w:rsidRDefault="00C8406D" w:rsidP="00324F62">
      <w:r>
        <w:t xml:space="preserve">      address1   VARCHAR</w:t>
      </w:r>
      <w:r w:rsidR="00324F62">
        <w:t>,</w:t>
      </w:r>
    </w:p>
    <w:p w:rsidR="00324F62" w:rsidRDefault="00C8406D" w:rsidP="00324F62">
      <w:r>
        <w:t xml:space="preserve">      address2   VARCHAR</w:t>
      </w:r>
      <w:r w:rsidR="00324F62">
        <w:t>,</w:t>
      </w:r>
    </w:p>
    <w:p w:rsidR="00324F62" w:rsidRDefault="00C8406D" w:rsidP="00324F62">
      <w:r>
        <w:t xml:space="preserve">      city       VARCHAR</w:t>
      </w:r>
      <w:r w:rsidR="00324F62">
        <w:t>,</w:t>
      </w:r>
    </w:p>
    <w:p w:rsidR="00324F62" w:rsidRDefault="00324F62" w:rsidP="00324F62">
      <w:r>
        <w:t xml:space="preserve">      zi</w:t>
      </w:r>
      <w:r w:rsidR="00C8406D">
        <w:t>p_code   VARCHAR</w:t>
      </w:r>
      <w:r>
        <w:t>,</w:t>
      </w:r>
    </w:p>
    <w:p w:rsidR="00324F62" w:rsidRDefault="00C8406D" w:rsidP="00324F62">
      <w:r>
        <w:t xml:space="preserve">      state      VARCHAR</w:t>
      </w:r>
      <w:r w:rsidR="00324F62">
        <w:t>,</w:t>
      </w:r>
    </w:p>
    <w:p w:rsidR="00324F62" w:rsidRDefault="00C8406D" w:rsidP="00324F62">
      <w:r>
        <w:t xml:space="preserve">      region     VARCHAR</w:t>
      </w:r>
      <w:r w:rsidR="00324F62">
        <w:t>,</w:t>
      </w:r>
    </w:p>
    <w:p w:rsidR="00324F62" w:rsidRDefault="00C8406D" w:rsidP="00324F62">
      <w:r>
        <w:t xml:space="preserve">      country    VARCHAR</w:t>
      </w:r>
    </w:p>
    <w:p w:rsidR="00324F62" w:rsidRDefault="00324F62" w:rsidP="00324F62">
      <w:r>
        <w:t>)</w:t>
      </w:r>
      <w:r w:rsidR="00E204BE">
        <w:t xml:space="preserve"> PARTITION BY </w:t>
      </w:r>
      <w:r w:rsidR="00304DFE">
        <w:t xml:space="preserve">VALUE ON </w:t>
      </w:r>
      <w:r w:rsidR="00E204BE">
        <w:t>(region, country)</w:t>
      </w:r>
      <w:r>
        <w:t>;</w:t>
      </w:r>
    </w:p>
    <w:p w:rsidR="00324F62" w:rsidRDefault="00324F62" w:rsidP="00324F62"/>
    <w:p w:rsidR="00324F62" w:rsidRDefault="00324F62" w:rsidP="00324F62">
      <w:r>
        <w:t>This table will be stored in HDFS as:</w:t>
      </w:r>
    </w:p>
    <w:p w:rsidR="00324F62" w:rsidRDefault="00C8406D" w:rsidP="00324F62">
      <w:r>
        <w:t>/data/user</w:t>
      </w:r>
      <w:r w:rsidR="00324F62">
        <w:t>/region=North America/country=US</w:t>
      </w:r>
    </w:p>
    <w:p w:rsidR="00324F62" w:rsidRDefault="00324F62" w:rsidP="00324F62">
      <w:r>
        <w:t>/</w:t>
      </w:r>
      <w:r w:rsidR="00C8406D">
        <w:t>data/user</w:t>
      </w:r>
      <w:r>
        <w:t>/region=North America/country=CA</w:t>
      </w:r>
    </w:p>
    <w:p w:rsidR="00324F62" w:rsidRDefault="00324F62" w:rsidP="00324F62">
      <w:r>
        <w:t>/</w:t>
      </w:r>
      <w:r w:rsidR="00C8406D">
        <w:t>data/user</w:t>
      </w:r>
      <w:r>
        <w:t>/region=South America/country=BR</w:t>
      </w:r>
    </w:p>
    <w:p w:rsidR="00324F62" w:rsidRDefault="00324F62" w:rsidP="00324F62">
      <w:r>
        <w:t>/</w:t>
      </w:r>
      <w:r w:rsidR="00C8406D">
        <w:t>data/user</w:t>
      </w:r>
      <w:r>
        <w:t>/region=South America/country=ME</w:t>
      </w:r>
    </w:p>
    <w:p w:rsidR="00324F62" w:rsidRDefault="00324F62" w:rsidP="00324F62"/>
    <w:p w:rsidR="00324F62" w:rsidRDefault="00324F62" w:rsidP="00324F62">
      <w:r>
        <w:t>For a query like:</w:t>
      </w:r>
    </w:p>
    <w:p w:rsidR="00324F62" w:rsidRDefault="00324F62" w:rsidP="00324F62">
      <w:r>
        <w:t xml:space="preserve">SELECT * FROM </w:t>
      </w:r>
      <w:r w:rsidR="00C8406D">
        <w:t xml:space="preserve">user </w:t>
      </w:r>
      <w:r>
        <w:t>WHERE region = ‘South America’ and country in (‘BR’, ‘ME’);</w:t>
      </w:r>
    </w:p>
    <w:p w:rsidR="00324F62" w:rsidRDefault="00324F62" w:rsidP="00324F62"/>
    <w:p w:rsidR="00324F62" w:rsidRDefault="00324F62" w:rsidP="00324F62">
      <w:r>
        <w:t>The connector should be able to utilize the predicates and read only the data files under the following two HDFS folders:</w:t>
      </w:r>
    </w:p>
    <w:p w:rsidR="00324F62" w:rsidRDefault="00C8406D" w:rsidP="00324F62">
      <w:r>
        <w:t>/data/user/</w:t>
      </w:r>
      <w:r w:rsidR="00324F62">
        <w:t>region=South America/country=BR</w:t>
      </w:r>
    </w:p>
    <w:p w:rsidR="00324F62" w:rsidRDefault="00C8406D" w:rsidP="00324F62">
      <w:r>
        <w:t>/data/user/</w:t>
      </w:r>
      <w:r w:rsidR="00324F62">
        <w:t>region=South America/country=ME</w:t>
      </w:r>
    </w:p>
    <w:p w:rsidR="00324F62" w:rsidRDefault="00324F62" w:rsidP="00324F62"/>
    <w:p w:rsidR="00C8406D" w:rsidRDefault="00C8406D" w:rsidP="00C8406D">
      <w:r>
        <w:rPr>
          <w:b/>
        </w:rPr>
        <w:t xml:space="preserve">NOTE:  </w:t>
      </w:r>
      <w:r>
        <w:t xml:space="preserve">The data files will </w:t>
      </w:r>
      <w:r w:rsidRPr="00D25A46">
        <w:rPr>
          <w:b/>
        </w:rPr>
        <w:t>not</w:t>
      </w:r>
      <w:r>
        <w:t xml:space="preserve"> include data for the region and country columns (this is the case with Hive).  In the query above, the Connector would return all of the columns, including the region and country columns, and the Connector would supply the values for the region and country columns (for this query the region column would return ‘South America’ and the country column would return ‘BR’ or ‘ME’).</w:t>
      </w:r>
    </w:p>
    <w:p w:rsidR="00ED6891" w:rsidRDefault="00ED6891" w:rsidP="00ED6891">
      <w:pPr>
        <w:pStyle w:val="Heading2"/>
      </w:pPr>
      <w:bookmarkStart w:id="320" w:name="_Toc516131627"/>
      <w:r>
        <w:t>4.</w:t>
      </w:r>
      <w:r w:rsidR="00304DFE">
        <w:t>2</w:t>
      </w:r>
      <w:r>
        <w:tab/>
        <w:t>Release 3.4</w:t>
      </w:r>
      <w:bookmarkEnd w:id="320"/>
    </w:p>
    <w:p w:rsidR="00ED6891" w:rsidRDefault="00ED6891" w:rsidP="00ED6891"/>
    <w:p w:rsidR="00ED6891" w:rsidRDefault="00ED6891" w:rsidP="00ED6891">
      <w:pPr>
        <w:rPr>
          <w:b/>
        </w:rPr>
      </w:pPr>
      <w:r w:rsidRPr="00DF0239">
        <w:rPr>
          <w:b/>
        </w:rPr>
        <w:t>Delivery date:</w:t>
      </w:r>
      <w:r w:rsidRPr="00DF0239">
        <w:rPr>
          <w:b/>
        </w:rPr>
        <w:tab/>
      </w:r>
      <w:r w:rsidR="0099013B">
        <w:rPr>
          <w:b/>
        </w:rPr>
        <w:t>April 24</w:t>
      </w:r>
      <w:r w:rsidR="0099013B" w:rsidRPr="0099013B">
        <w:rPr>
          <w:b/>
          <w:vertAlign w:val="superscript"/>
        </w:rPr>
        <w:t>th</w:t>
      </w:r>
      <w:r w:rsidR="004C687A">
        <w:rPr>
          <w:b/>
        </w:rPr>
        <w:t>, 2018</w:t>
      </w:r>
    </w:p>
    <w:p w:rsidR="0099013B" w:rsidRDefault="0099013B" w:rsidP="00671FEB">
      <w:pPr>
        <w:pStyle w:val="Heading3"/>
      </w:pPr>
      <w:bookmarkStart w:id="321" w:name="_Toc516131628"/>
      <w:r>
        <w:t>4.2.1</w:t>
      </w:r>
      <w:r>
        <w:tab/>
        <w:t>Delimited File Support Phase 2</w:t>
      </w:r>
      <w:bookmarkEnd w:id="321"/>
    </w:p>
    <w:p w:rsidR="0099013B" w:rsidRDefault="0099013B" w:rsidP="0099013B">
      <w:pPr>
        <w:spacing w:after="200" w:line="276" w:lineRule="auto"/>
        <w:contextualSpacing/>
      </w:pPr>
      <w:r>
        <w:t>The handling of the following options has been changed in the RapidsSE Loader and the Hadoop Connector:</w:t>
      </w:r>
    </w:p>
    <w:p w:rsidR="0099013B" w:rsidRDefault="0099013B" w:rsidP="007203BC">
      <w:pPr>
        <w:pStyle w:val="ListParagraph"/>
        <w:numPr>
          <w:ilvl w:val="0"/>
          <w:numId w:val="5"/>
        </w:numPr>
        <w:spacing w:after="200" w:line="276" w:lineRule="auto"/>
        <w:contextualSpacing/>
      </w:pPr>
      <w:r>
        <w:t>ENCLOSED_BY:</w:t>
      </w:r>
    </w:p>
    <w:p w:rsidR="0099013B" w:rsidRDefault="0099013B" w:rsidP="007203BC">
      <w:pPr>
        <w:pStyle w:val="ListParagraph"/>
        <w:numPr>
          <w:ilvl w:val="1"/>
          <w:numId w:val="5"/>
        </w:numPr>
        <w:spacing w:after="200" w:line="276" w:lineRule="auto"/>
        <w:contextualSpacing/>
      </w:pPr>
      <w:r>
        <w:t xml:space="preserve">The default has been changed to no enclosing characters </w:t>
      </w:r>
    </w:p>
    <w:p w:rsidR="0099013B" w:rsidRDefault="0099013B" w:rsidP="007203BC">
      <w:pPr>
        <w:pStyle w:val="ListParagraph"/>
        <w:numPr>
          <w:ilvl w:val="1"/>
          <w:numId w:val="5"/>
        </w:numPr>
        <w:spacing w:after="200" w:line="276" w:lineRule="auto"/>
        <w:contextualSpacing/>
      </w:pPr>
      <w:r>
        <w:t>All data types can now be optionally enclosed</w:t>
      </w:r>
    </w:p>
    <w:p w:rsidR="0099013B" w:rsidRDefault="0099013B" w:rsidP="007203BC">
      <w:pPr>
        <w:pStyle w:val="ListParagraph"/>
        <w:numPr>
          <w:ilvl w:val="1"/>
          <w:numId w:val="5"/>
        </w:numPr>
        <w:spacing w:after="200" w:line="276" w:lineRule="auto"/>
        <w:contextualSpacing/>
      </w:pPr>
      <w:r w:rsidRPr="00BF0E41">
        <w:t xml:space="preserve">ENCLOSED_BY </w:t>
      </w:r>
      <w:r>
        <w:t>has</w:t>
      </w:r>
      <w:r w:rsidRPr="00BF0E41">
        <w:t xml:space="preserve"> be</w:t>
      </w:r>
      <w:r>
        <w:t>en</w:t>
      </w:r>
      <w:r w:rsidRPr="00BF0E41">
        <w:t xml:space="preserve"> extended to allow for two characters, where the first character will define the start of the enclosing, and the second character will define the end of the enclosing</w:t>
      </w:r>
    </w:p>
    <w:p w:rsidR="0099013B" w:rsidRDefault="0099013B" w:rsidP="007203BC">
      <w:pPr>
        <w:pStyle w:val="ListParagraph"/>
        <w:numPr>
          <w:ilvl w:val="0"/>
          <w:numId w:val="5"/>
        </w:numPr>
        <w:spacing w:after="200" w:line="276" w:lineRule="auto"/>
        <w:contextualSpacing/>
      </w:pPr>
      <w:r>
        <w:t>DATE_FORMAT – this is a new option to configure how the date portion of timestamps are formatted</w:t>
      </w:r>
    </w:p>
    <w:p w:rsidR="0099013B" w:rsidRPr="0099013B" w:rsidRDefault="0099013B" w:rsidP="007203BC">
      <w:pPr>
        <w:pStyle w:val="ListParagraph"/>
        <w:numPr>
          <w:ilvl w:val="0"/>
          <w:numId w:val="5"/>
        </w:numPr>
        <w:spacing w:after="200" w:line="276" w:lineRule="auto"/>
        <w:contextualSpacing/>
      </w:pPr>
      <w:r>
        <w:t xml:space="preserve">The handling of NULL values has been updated </w:t>
      </w:r>
    </w:p>
    <w:p w:rsidR="0099013B" w:rsidRDefault="0099013B" w:rsidP="00671FEB">
      <w:pPr>
        <w:pStyle w:val="Heading3"/>
      </w:pPr>
      <w:bookmarkStart w:id="322" w:name="_Toc516131629"/>
      <w:r>
        <w:t>4.2.2</w:t>
      </w:r>
      <w:r>
        <w:tab/>
        <w:t>Connectors: SCHEMA_METADATA</w:t>
      </w:r>
      <w:bookmarkEnd w:id="322"/>
    </w:p>
    <w:p w:rsidR="0099013B" w:rsidRDefault="0099013B" w:rsidP="0099013B">
      <w:r>
        <w:t>The MemSQL, Oracle, Postgres and Generic JDBC Connectors now support the SCHEMA_METADATA option which allows the user to dynamically update the set of tables being accessed by the Connector.</w:t>
      </w:r>
    </w:p>
    <w:p w:rsidR="0099013B" w:rsidRDefault="0099013B" w:rsidP="0099013B">
      <w:pPr>
        <w:pStyle w:val="Heading3"/>
      </w:pPr>
      <w:bookmarkStart w:id="323" w:name="_Toc516131630"/>
      <w:r>
        <w:t>4.2.3</w:t>
      </w:r>
      <w:r>
        <w:tab/>
        <w:t>REFRESH CONNECTOR</w:t>
      </w:r>
      <w:bookmarkEnd w:id="323"/>
    </w:p>
    <w:p w:rsidR="0099013B" w:rsidRPr="0099013B" w:rsidRDefault="0099013B" w:rsidP="0099013B">
      <w:pPr>
        <w:spacing w:after="200" w:line="276" w:lineRule="auto"/>
        <w:contextualSpacing/>
      </w:pPr>
      <w:r>
        <w:t>The user can now refresh the metadata for a single Connector using the “refresh connector” command</w:t>
      </w:r>
    </w:p>
    <w:p w:rsidR="0099013B" w:rsidRDefault="0099013B" w:rsidP="00671FEB">
      <w:pPr>
        <w:pStyle w:val="Heading3"/>
      </w:pPr>
      <w:bookmarkStart w:id="324" w:name="_Toc516131631"/>
      <w:r>
        <w:t>4.2.4</w:t>
      </w:r>
      <w:r>
        <w:tab/>
        <w:t>CREATE AS SELECT</w:t>
      </w:r>
      <w:bookmarkEnd w:id="324"/>
    </w:p>
    <w:p w:rsidR="0099013B" w:rsidRPr="0099013B" w:rsidRDefault="0099013B" w:rsidP="0099013B">
      <w:r>
        <w:t>Support has been added to allow the user to automatically create a table based on the result set of a query and to have that result set inserted into the table</w:t>
      </w:r>
    </w:p>
    <w:p w:rsidR="0099013B" w:rsidRDefault="0099013B" w:rsidP="00671FEB">
      <w:pPr>
        <w:pStyle w:val="Heading3"/>
      </w:pPr>
      <w:bookmarkStart w:id="325" w:name="_Toc516131632"/>
      <w:r>
        <w:t>4.2.5</w:t>
      </w:r>
      <w:r>
        <w:tab/>
        <w:t>Support for Prepared Statements</w:t>
      </w:r>
      <w:bookmarkEnd w:id="325"/>
    </w:p>
    <w:p w:rsidR="0099013B" w:rsidRPr="0099013B" w:rsidRDefault="0099013B" w:rsidP="0099013B">
      <w:r>
        <w:t>The RapidsDB JDBC Driver has been extended to support Prepared Statements.</w:t>
      </w:r>
    </w:p>
    <w:p w:rsidR="00671FEB" w:rsidRDefault="00671FEB" w:rsidP="00671FEB">
      <w:pPr>
        <w:pStyle w:val="Heading3"/>
      </w:pPr>
      <w:bookmarkStart w:id="326" w:name="_Toc516131633"/>
      <w:r>
        <w:t>4.</w:t>
      </w:r>
      <w:r w:rsidR="0099013B">
        <w:t>2</w:t>
      </w:r>
      <w:r>
        <w:t>.</w:t>
      </w:r>
      <w:r w:rsidR="0099013B">
        <w:t>6</w:t>
      </w:r>
      <w:r>
        <w:tab/>
        <w:t>Rapids-shell v2</w:t>
      </w:r>
      <w:bookmarkEnd w:id="326"/>
    </w:p>
    <w:p w:rsidR="00671FEB" w:rsidRDefault="00671FEB" w:rsidP="00671FEB">
      <w:r>
        <w:t>The major change will be to decouple the rapids-shell from the RapidsDB Execution Engine by using JDBC as the interface to the RapidsDB Execution Engine.  This will allow the rapids-shell to be run from any Java-compliant platform.   Refer to the “</w:t>
      </w:r>
      <w:r w:rsidRPr="001E0693">
        <w:t>Rapids-shell v2 Feature Specification</w:t>
      </w:r>
      <w:r>
        <w:t>” for further details on the changes.</w:t>
      </w:r>
    </w:p>
    <w:p w:rsidR="00D332E6" w:rsidRDefault="00D332E6" w:rsidP="00D332E6">
      <w:pPr>
        <w:pStyle w:val="Heading3"/>
      </w:pPr>
      <w:bookmarkStart w:id="327" w:name="_Toc516131634"/>
      <w:r>
        <w:t>4.</w:t>
      </w:r>
      <w:r w:rsidR="0099013B">
        <w:t>2.7</w:t>
      </w:r>
      <w:r>
        <w:tab/>
        <w:t>SE: TPC-H SF10000 Feasibility Study</w:t>
      </w:r>
      <w:bookmarkEnd w:id="327"/>
    </w:p>
    <w:p w:rsidR="004C687A" w:rsidRDefault="00D332E6" w:rsidP="00D332E6">
      <w:r>
        <w:t>Complete a feasibility study of setting up a TPC-H SF10000 database in SE.  The plan for the study is to create the lineitem table (60 billion rows) in</w:t>
      </w:r>
      <w:r w:rsidR="00CC04F3">
        <w:t xml:space="preserve"> SE along with the standard TPC-H indexes, and then perform a series of simple queries (not TPC-H queries) to verify that we can successfully query the lineitem table at this scale.</w:t>
      </w:r>
    </w:p>
    <w:p w:rsidR="004C687A" w:rsidRDefault="004C687A" w:rsidP="0070757A"/>
    <w:p w:rsidR="00220CB3" w:rsidRDefault="00220CB3" w:rsidP="004C687A">
      <w:pPr>
        <w:pStyle w:val="Heading2"/>
      </w:pPr>
      <w:bookmarkStart w:id="328" w:name="_Toc516131635"/>
      <w:r>
        <w:t>4.3</w:t>
      </w:r>
      <w:r>
        <w:tab/>
        <w:t>Release 3.4.1</w:t>
      </w:r>
      <w:bookmarkEnd w:id="328"/>
    </w:p>
    <w:p w:rsidR="00220CB3" w:rsidRDefault="00220CB3" w:rsidP="00220CB3">
      <w:pPr>
        <w:rPr>
          <w:b/>
        </w:rPr>
      </w:pPr>
      <w:r>
        <w:rPr>
          <w:b/>
        </w:rPr>
        <w:t xml:space="preserve">Target </w:t>
      </w:r>
      <w:r w:rsidRPr="00DF0239">
        <w:rPr>
          <w:b/>
        </w:rPr>
        <w:t>Delivery date:</w:t>
      </w:r>
      <w:r w:rsidRPr="00DF0239">
        <w:rPr>
          <w:b/>
        </w:rPr>
        <w:tab/>
      </w:r>
      <w:r>
        <w:rPr>
          <w:b/>
        </w:rPr>
        <w:t>June 30</w:t>
      </w:r>
      <w:r w:rsidRPr="00220CB3">
        <w:rPr>
          <w:b/>
          <w:vertAlign w:val="superscript"/>
        </w:rPr>
        <w:t>th</w:t>
      </w:r>
      <w:r>
        <w:rPr>
          <w:b/>
        </w:rPr>
        <w:t>, 2018</w:t>
      </w:r>
    </w:p>
    <w:p w:rsidR="00220CB3" w:rsidRDefault="00220CB3" w:rsidP="00220CB3"/>
    <w:p w:rsidR="00220CB3" w:rsidRDefault="00220CB3" w:rsidP="00220CB3">
      <w:pPr>
        <w:pStyle w:val="Heading3"/>
      </w:pPr>
      <w:bookmarkStart w:id="329" w:name="_Toc516131636"/>
      <w:r>
        <w:t>4.3.1</w:t>
      </w:r>
      <w:r>
        <w:tab/>
        <w:t>Hadoop Connector – Support for string function predicates</w:t>
      </w:r>
      <w:bookmarkEnd w:id="329"/>
    </w:p>
    <w:p w:rsidR="00220CB3" w:rsidRDefault="00220CB3" w:rsidP="00220CB3">
      <w:r>
        <w:t>The Hadoop Connector is not currently handling string predicates on the columns used for Hive-style partitioning.   For example:</w:t>
      </w:r>
    </w:p>
    <w:p w:rsidR="00220CB3" w:rsidRDefault="00220CB3" w:rsidP="00220CB3"/>
    <w:p w:rsidR="00220CB3" w:rsidRDefault="00220CB3" w:rsidP="00220CB3">
      <w:r>
        <w:t>SELECT * FROM T WHERE UPPER(region) = ‘NORTH AMERICA’;</w:t>
      </w:r>
    </w:p>
    <w:p w:rsidR="00220CB3" w:rsidRDefault="00220CB3" w:rsidP="00220CB3"/>
    <w:p w:rsidR="00220CB3" w:rsidRDefault="00220CB3" w:rsidP="00220CB3">
      <w:r>
        <w:t>The Hadoop Connector will now recognize string functions and for string functions that the Hadoop Connector supports, the string function will be applied before looking for matching partitions.   For any string functions that are not supported the Hadoop Connector will return the data from all partitions and the RDP Execution Engine will apply the filtering using the specified string function(s).</w:t>
      </w:r>
    </w:p>
    <w:p w:rsidR="00220CB3" w:rsidRDefault="00220CB3" w:rsidP="00220CB3"/>
    <w:p w:rsidR="00220CB3" w:rsidRDefault="00220CB3" w:rsidP="00220CB3">
      <w:pPr>
        <w:pStyle w:val="Heading3"/>
      </w:pPr>
      <w:bookmarkStart w:id="330" w:name="_Toc516131637"/>
      <w:r>
        <w:t>4.3.2</w:t>
      </w:r>
      <w:r>
        <w:tab/>
        <w:t>Hadoop Connector – WRITE Interface</w:t>
      </w:r>
      <w:ins w:id="331" w:author="Dave Cracknell" w:date="2018-06-01T15:38:00Z">
        <w:r w:rsidR="00186D46">
          <w:t xml:space="preserve"> Phase 1</w:t>
        </w:r>
      </w:ins>
      <w:bookmarkEnd w:id="330"/>
    </w:p>
    <w:p w:rsidR="00075B60" w:rsidRDefault="00075B60" w:rsidP="00075B60">
      <w:pPr>
        <w:pStyle w:val="Heading4"/>
      </w:pPr>
      <w:bookmarkStart w:id="332" w:name="_Toc516131638"/>
      <w:r>
        <w:t>4.3.2.1</w:t>
      </w:r>
      <w:r>
        <w:tab/>
        <w:t>INSERT Support</w:t>
      </w:r>
      <w:bookmarkEnd w:id="332"/>
    </w:p>
    <w:p w:rsidR="00075B60" w:rsidDel="00604911" w:rsidRDefault="00075B60" w:rsidP="00075B60">
      <w:pPr>
        <w:rPr>
          <w:del w:id="333" w:author="Dave Cracknell" w:date="2018-06-01T15:42:00Z"/>
        </w:rPr>
      </w:pPr>
      <w:r>
        <w:t>The Hadoop csv Connector will allow a user to write data to an HDFS csv file by supporting the INSERT statement.  The user will be able to issue an INSERT or INSERT … SELECT statement where the target table for the INSERT operation is a table managed by the Hadoop csv Connector.</w:t>
      </w:r>
    </w:p>
    <w:p w:rsidR="00075B60" w:rsidRDefault="00075B60" w:rsidP="00220CB3">
      <w:pPr>
        <w:rPr>
          <w:ins w:id="334" w:author="Dave Cracknell" w:date="2018-06-01T15:40:00Z"/>
        </w:rPr>
      </w:pPr>
      <w:moveFromRangeStart w:id="335" w:author="Dave Cracknell" w:date="2018-06-01T15:39:00Z" w:name="move515630895"/>
      <w:moveFrom w:id="336" w:author="Dave Cracknell" w:date="2018-06-01T15:39:00Z">
        <w:r w:rsidDel="00604911">
          <w:t>4.3.2.1</w:t>
        </w:r>
        <w:r w:rsidDel="00604911">
          <w:tab/>
          <w:t>CREATE and DROP TABLE</w:t>
        </w:r>
      </w:moveFrom>
    </w:p>
    <w:p w:rsidR="00604911" w:rsidRDefault="00604911" w:rsidP="00604911">
      <w:pPr>
        <w:pStyle w:val="Heading3"/>
        <w:rPr>
          <w:ins w:id="337" w:author="Dave Cracknell" w:date="2018-06-01T15:40:00Z"/>
        </w:rPr>
      </w:pPr>
      <w:bookmarkStart w:id="338" w:name="_Toc516131639"/>
      <w:ins w:id="339" w:author="Dave Cracknell" w:date="2018-06-01T15:40:00Z">
        <w:r>
          <w:t>4.3.3</w:t>
        </w:r>
        <w:r>
          <w:tab/>
          <w:t>TRUNCATE</w:t>
        </w:r>
        <w:bookmarkEnd w:id="338"/>
        <w:r>
          <w:t xml:space="preserve"> </w:t>
        </w:r>
      </w:ins>
    </w:p>
    <w:p w:rsidR="00604911" w:rsidRDefault="00604911" w:rsidP="00604911">
      <w:pPr>
        <w:rPr>
          <w:ins w:id="340" w:author="Dave Cracknell" w:date="2018-06-01T15:42:00Z"/>
        </w:rPr>
      </w:pPr>
      <w:ins w:id="341" w:author="Dave Cracknell" w:date="2018-06-01T15:40:00Z">
        <w:r>
          <w:t>Provide support for TRUNCATE</w:t>
        </w:r>
      </w:ins>
      <w:ins w:id="342" w:author="Dave Cracknell" w:date="2018-06-01T15:41:00Z">
        <w:r>
          <w:t xml:space="preserve"> in RapidsSE, and in the following Connectors: MemSQL, Postgres, Oracle and the generi</w:t>
        </w:r>
      </w:ins>
      <w:ins w:id="343" w:author="Dave Cracknell" w:date="2018-06-01T15:42:00Z">
        <w:r>
          <w:t>c JDBC Connector</w:t>
        </w:r>
      </w:ins>
    </w:p>
    <w:p w:rsidR="00604911" w:rsidRDefault="00604911" w:rsidP="00604911">
      <w:pPr>
        <w:rPr>
          <w:ins w:id="344" w:author="Dave Cracknell" w:date="2018-06-01T15:42:00Z"/>
        </w:rPr>
      </w:pPr>
    </w:p>
    <w:p w:rsidR="00604911" w:rsidRDefault="00604911" w:rsidP="00604911">
      <w:pPr>
        <w:pStyle w:val="Heading3"/>
        <w:rPr>
          <w:ins w:id="345" w:author="Dave Cracknell" w:date="2018-06-01T15:42:00Z"/>
        </w:rPr>
      </w:pPr>
      <w:bookmarkStart w:id="346" w:name="_Toc516131640"/>
      <w:ins w:id="347" w:author="Dave Cracknell" w:date="2018-06-01T15:42:00Z">
        <w:r>
          <w:t>4.3.4</w:t>
        </w:r>
        <w:r>
          <w:tab/>
          <w:t xml:space="preserve">Rapids-shell </w:t>
        </w:r>
      </w:ins>
      <w:ins w:id="348" w:author="Dave Cracknell" w:date="2018-06-01T15:43:00Z">
        <w:r>
          <w:t xml:space="preserve">Integration with the </w:t>
        </w:r>
      </w:ins>
      <w:ins w:id="349" w:author="Dave Cracknell" w:date="2018-06-01T15:42:00Z">
        <w:r>
          <w:t>Unified JDBC Driver</w:t>
        </w:r>
        <w:bookmarkEnd w:id="346"/>
      </w:ins>
    </w:p>
    <w:p w:rsidR="00604911" w:rsidRPr="00604911" w:rsidDel="00604911" w:rsidRDefault="00604911">
      <w:pPr>
        <w:rPr>
          <w:moveFrom w:id="350" w:author="Dave Cracknell" w:date="2018-06-01T15:39:00Z"/>
          <w:rPrChange w:id="351" w:author="Dave Cracknell" w:date="2018-06-01T15:42:00Z">
            <w:rPr>
              <w:moveFrom w:id="352" w:author="Dave Cracknell" w:date="2018-06-01T15:39:00Z"/>
            </w:rPr>
          </w:rPrChange>
        </w:rPr>
        <w:pPrChange w:id="353" w:author="Dave Cracknell" w:date="2018-06-01T16:02:00Z">
          <w:pPr>
            <w:pStyle w:val="Heading4"/>
          </w:pPr>
        </w:pPrChange>
      </w:pPr>
      <w:ins w:id="354" w:author="Dave Cracknell" w:date="2018-06-01T15:44:00Z">
        <w:r>
          <w:t xml:space="preserve">Enhance the rapids-shell to support the Unified JDBC Driver.  This will allow the user to submit requests directly to any </w:t>
        </w:r>
      </w:ins>
      <w:ins w:id="355" w:author="Dave Cracknell" w:date="2018-06-01T15:51:00Z">
        <w:r w:rsidR="00EF3105">
          <w:t xml:space="preserve">back-end data source </w:t>
        </w:r>
      </w:ins>
      <w:ins w:id="356" w:author="Dave Cracknell" w:date="2018-06-01T15:52:00Z">
        <w:r w:rsidR="00EF3105">
          <w:t>using the JDBC Driver</w:t>
        </w:r>
      </w:ins>
      <w:ins w:id="357" w:author="Dave Cracknell" w:date="2018-06-01T15:53:00Z">
        <w:r w:rsidR="00EF3105">
          <w:t xml:space="preserve"> associated with any JDBC-based Connectors that have been created</w:t>
        </w:r>
      </w:ins>
      <w:ins w:id="358" w:author="Dave Cracknell" w:date="2018-06-01T15:52:00Z">
        <w:r w:rsidR="00EF3105">
          <w:t xml:space="preserve"> </w:t>
        </w:r>
      </w:ins>
      <w:ins w:id="359" w:author="Dave Cracknell" w:date="2018-06-01T15:56:00Z">
        <w:r w:rsidR="00EF3105">
          <w:t>by the user</w:t>
        </w:r>
      </w:ins>
      <w:ins w:id="360" w:author="Dave Cracknell" w:date="2018-06-01T15:45:00Z">
        <w:r>
          <w:t xml:space="preserve"> (MemSQL, Oracle, Postgres, </w:t>
        </w:r>
      </w:ins>
      <w:ins w:id="361" w:author="Dave Cracknell" w:date="2018-06-01T16:01:00Z">
        <w:r w:rsidR="00A64937">
          <w:t>Greenplum, or</w:t>
        </w:r>
      </w:ins>
      <w:ins w:id="362" w:author="Dave Cracknell" w:date="2018-06-01T15:45:00Z">
        <w:r>
          <w:t xml:space="preserve"> the generic JDBC Connector), bypassing Rapids</w:t>
        </w:r>
      </w:ins>
      <w:ins w:id="363" w:author="Dave Cracknell" w:date="2018-06-01T15:46:00Z">
        <w:r>
          <w:t>DB</w:t>
        </w:r>
      </w:ins>
      <w:ins w:id="364" w:author="Dave Cracknell" w:date="2018-06-01T15:53:00Z">
        <w:r w:rsidR="00EF3105">
          <w:t xml:space="preserve"> completely</w:t>
        </w:r>
      </w:ins>
      <w:ins w:id="365" w:author="Dave Cracknell" w:date="2018-06-01T15:46:00Z">
        <w:r>
          <w:t>.   By default</w:t>
        </w:r>
      </w:ins>
      <w:ins w:id="366" w:author="Dave Cracknell" w:date="2018-06-01T15:57:00Z">
        <w:r w:rsidR="00EF3105">
          <w:t>,</w:t>
        </w:r>
      </w:ins>
      <w:ins w:id="367" w:author="Dave Cracknell" w:date="2018-06-01T15:46:00Z">
        <w:r>
          <w:t xml:space="preserve"> all requests will get routed to the RapidsDB JDBC Driver, and </w:t>
        </w:r>
      </w:ins>
      <w:ins w:id="368" w:author="Dave Cracknell" w:date="2018-06-01T15:54:00Z">
        <w:r w:rsidR="00EF3105">
          <w:t xml:space="preserve">in this case </w:t>
        </w:r>
      </w:ins>
      <w:ins w:id="369" w:author="Dave Cracknell" w:date="2018-06-01T15:46:00Z">
        <w:r>
          <w:t>the rapids-shell will operate w</w:t>
        </w:r>
      </w:ins>
      <w:ins w:id="370" w:author="Dave Cracknell" w:date="2018-06-01T15:47:00Z">
        <w:r>
          <w:t>ithout any changes from the prior release.   A new command, “USE CONNECTOR</w:t>
        </w:r>
      </w:ins>
      <w:ins w:id="371" w:author="Dave Cracknell" w:date="2018-06-01T15:48:00Z">
        <w:r>
          <w:t xml:space="preserve"> &lt;connector name&gt;</w:t>
        </w:r>
      </w:ins>
      <w:ins w:id="372" w:author="Dave Cracknell" w:date="2018-06-01T15:47:00Z">
        <w:r>
          <w:t>”</w:t>
        </w:r>
      </w:ins>
      <w:ins w:id="373" w:author="Dave Cracknell" w:date="2018-06-01T15:57:00Z">
        <w:r w:rsidR="00EF3105">
          <w:t>,</w:t>
        </w:r>
      </w:ins>
      <w:ins w:id="374" w:author="Dave Cracknell" w:date="2018-06-01T15:47:00Z">
        <w:r>
          <w:t xml:space="preserve"> is supported which allows the user to specify that all future commands are to be sent directly to the JDBC Driver associated with the specified Connector.</w:t>
        </w:r>
      </w:ins>
      <w:ins w:id="375" w:author="Dave Cracknell" w:date="2018-06-01T15:48:00Z">
        <w:r>
          <w:t xml:space="preserve">  The user can switch </w:t>
        </w:r>
      </w:ins>
      <w:ins w:id="376" w:author="Dave Cracknell" w:date="2018-06-01T15:54:00Z">
        <w:r w:rsidR="00EF3105">
          <w:t xml:space="preserve">between any of the </w:t>
        </w:r>
      </w:ins>
      <w:ins w:id="377" w:author="Dave Cracknell" w:date="2018-06-01T15:55:00Z">
        <w:r w:rsidR="00EF3105">
          <w:t>JDBC Drivers associated with the defined Connectors</w:t>
        </w:r>
      </w:ins>
      <w:ins w:id="378" w:author="Dave Cracknell" w:date="2018-06-01T15:56:00Z">
        <w:r w:rsidR="00EF3105">
          <w:t xml:space="preserve">.  </w:t>
        </w:r>
      </w:ins>
      <w:ins w:id="379" w:author="Dave Cracknell" w:date="2018-06-01T15:55:00Z">
        <w:r w:rsidR="00EF3105">
          <w:t>The user</w:t>
        </w:r>
      </w:ins>
      <w:ins w:id="380" w:author="Dave Cracknell" w:date="2018-06-01T15:49:00Z">
        <w:r w:rsidR="00EF3105">
          <w:t xml:space="preserve"> can also switch back to using the RapidsDB JDBC Driver by specifying the command “USE CONNECTOR RAPIDS;”.   All of the </w:t>
        </w:r>
      </w:ins>
      <w:ins w:id="381" w:author="Dave Cracknell" w:date="2018-06-01T15:50:00Z">
        <w:r w:rsidR="00EF3105">
          <w:t xml:space="preserve">supported rapids-shell </w:t>
        </w:r>
      </w:ins>
      <w:ins w:id="382" w:author="Dave Cracknell" w:date="2018-06-01T15:49:00Z">
        <w:r w:rsidR="00EF3105">
          <w:t>commands</w:t>
        </w:r>
      </w:ins>
      <w:ins w:id="383" w:author="Dave Cracknell" w:date="2018-06-01T15:50:00Z">
        <w:r w:rsidR="00EF3105">
          <w:t>, such as SHOW TABLES, SHOW INDEXES, DESCRIBE TABLE and DESCRIBE INDEX,</w:t>
        </w:r>
      </w:ins>
      <w:ins w:id="384" w:author="Dave Cracknell" w:date="2018-06-01T15:49:00Z">
        <w:r w:rsidR="00EF3105">
          <w:t xml:space="preserve"> </w:t>
        </w:r>
      </w:ins>
      <w:ins w:id="385" w:author="Dave Cracknell" w:date="2018-06-01T15:51:00Z">
        <w:r w:rsidR="00EF3105">
          <w:t>can</w:t>
        </w:r>
      </w:ins>
      <w:ins w:id="386" w:author="Dave Cracknell" w:date="2018-06-01T15:49:00Z">
        <w:r w:rsidR="00EF3105">
          <w:t xml:space="preserve"> be </w:t>
        </w:r>
      </w:ins>
      <w:ins w:id="387" w:author="Dave Cracknell" w:date="2018-06-01T15:51:00Z">
        <w:r w:rsidR="00EF3105">
          <w:t xml:space="preserve">used after </w:t>
        </w:r>
      </w:ins>
      <w:ins w:id="388" w:author="Dave Cracknell" w:date="2018-06-01T15:56:00Z">
        <w:r w:rsidR="00EF3105">
          <w:t>entering a “USE CONNECTOR” command.</w:t>
        </w:r>
      </w:ins>
      <w:ins w:id="389" w:author="Dave Cracknell" w:date="2018-06-01T15:51:00Z">
        <w:r w:rsidR="00EF3105">
          <w:t xml:space="preserve"> </w:t>
        </w:r>
      </w:ins>
      <w:ins w:id="390" w:author="Dave Cracknell" w:date="2018-06-01T15:57:00Z">
        <w:r w:rsidR="00EF3105">
          <w:t xml:space="preserve">  Th</w:t>
        </w:r>
      </w:ins>
      <w:ins w:id="391" w:author="Dave Cracknell" w:date="2018-06-01T15:58:00Z">
        <w:r w:rsidR="00EF3105">
          <w:t xml:space="preserve">is feature will allow the user to submit queries directly to </w:t>
        </w:r>
      </w:ins>
      <w:ins w:id="392" w:author="Dave Cracknell" w:date="2018-06-01T16:02:00Z">
        <w:r w:rsidR="00A64937">
          <w:t>a</w:t>
        </w:r>
      </w:ins>
      <w:ins w:id="393" w:author="Dave Cracknell" w:date="2018-06-01T15:58:00Z">
        <w:r w:rsidR="00EF3105">
          <w:t xml:space="preserve"> back-end data source that are not supported by RapidsDB, such as queries with non-standard data types (eg for spatial data).  </w:t>
        </w:r>
      </w:ins>
      <w:ins w:id="394" w:author="Dave Cracknell" w:date="2018-06-01T16:00:00Z">
        <w:r w:rsidR="00A64937" w:rsidRPr="00A64937">
          <w:t xml:space="preserve">When handling </w:t>
        </w:r>
        <w:r w:rsidR="00A64937">
          <w:t>non-standard data types</w:t>
        </w:r>
        <w:r w:rsidR="00A64937" w:rsidRPr="00A64937">
          <w:t xml:space="preserve"> the rapids-shell will display the data using the toString() method from the JDBC class associated with the </w:t>
        </w:r>
      </w:ins>
      <w:ins w:id="395" w:author="Dave Cracknell" w:date="2018-06-01T16:01:00Z">
        <w:r w:rsidR="00A64937">
          <w:t>non-standard data type</w:t>
        </w:r>
      </w:ins>
      <w:ins w:id="396" w:author="Dave Cracknell" w:date="2018-06-01T16:00:00Z">
        <w:r w:rsidR="00A64937" w:rsidRPr="00A64937">
          <w:t xml:space="preserve"> (</w:t>
        </w:r>
      </w:ins>
      <w:ins w:id="397" w:author="Dave Cracknell" w:date="2018-06-01T16:01:00Z">
        <w:r w:rsidR="00A64937">
          <w:t xml:space="preserve">which </w:t>
        </w:r>
      </w:ins>
      <w:ins w:id="398" w:author="Dave Cracknell" w:date="2018-06-01T16:00:00Z">
        <w:r w:rsidR="00A64937" w:rsidRPr="00A64937">
          <w:t>would be provided by the native JDBC Driver that was used for sending the request)</w:t>
        </w:r>
      </w:ins>
      <w:ins w:id="399" w:author="Dave Cracknell" w:date="2018-06-01T16:01:00Z">
        <w:r w:rsidR="00A64937">
          <w:t>.</w:t>
        </w:r>
      </w:ins>
    </w:p>
    <w:p w:rsidR="00075B60" w:rsidDel="00604911" w:rsidRDefault="00075B60">
      <w:pPr>
        <w:rPr>
          <w:moveFrom w:id="400" w:author="Dave Cracknell" w:date="2018-06-01T15:39:00Z"/>
        </w:rPr>
      </w:pPr>
      <w:moveFrom w:id="401" w:author="Dave Cracknell" w:date="2018-06-01T15:39:00Z">
        <w:r w:rsidDel="00604911">
          <w:t xml:space="preserve">The Hadoop csv Connector will allow the user to dynamically issue a CREATE TABLE </w:t>
        </w:r>
        <w:r w:rsidR="00EC2D40" w:rsidDel="00604911">
          <w:t>or DROP TABLE statement.  The details for this support and how the schema metadata will be persisted are TBD.  With this support, the user will also be able use CREATE TABLE AS SELECT where the table is being managed by the Hadoop Connector.   It is likely that this feature will be released after the INSERT support has been completed, in which case depending on the timing it would either get released as R3.4.2, or it will get included with R3.5.</w:t>
        </w:r>
      </w:moveFrom>
    </w:p>
    <w:moveFromRangeEnd w:id="335"/>
    <w:p w:rsidR="00220CB3" w:rsidRPr="00220CB3" w:rsidRDefault="00220CB3"/>
    <w:p w:rsidR="004C687A" w:rsidRDefault="004C687A" w:rsidP="004C687A">
      <w:pPr>
        <w:pStyle w:val="Heading2"/>
      </w:pPr>
      <w:bookmarkStart w:id="402" w:name="_Toc516131641"/>
      <w:r>
        <w:t>4.</w:t>
      </w:r>
      <w:r w:rsidR="00220CB3">
        <w:t>4</w:t>
      </w:r>
      <w:r>
        <w:tab/>
        <w:t>Release 3.5</w:t>
      </w:r>
      <w:bookmarkEnd w:id="402"/>
    </w:p>
    <w:p w:rsidR="00324F62" w:rsidRDefault="00324F62" w:rsidP="00324F62">
      <w:pPr>
        <w:rPr>
          <w:b/>
        </w:rPr>
      </w:pPr>
    </w:p>
    <w:p w:rsidR="00324F62" w:rsidRDefault="00324F62" w:rsidP="00324F62">
      <w:pPr>
        <w:rPr>
          <w:b/>
        </w:rPr>
      </w:pPr>
      <w:r>
        <w:rPr>
          <w:b/>
        </w:rPr>
        <w:t xml:space="preserve">Target </w:t>
      </w:r>
      <w:r w:rsidRPr="00DF0239">
        <w:rPr>
          <w:b/>
        </w:rPr>
        <w:t>Delivery date:</w:t>
      </w:r>
      <w:r w:rsidRPr="00DF0239">
        <w:rPr>
          <w:b/>
        </w:rPr>
        <w:tab/>
      </w:r>
      <w:r w:rsidR="0099013B">
        <w:rPr>
          <w:b/>
        </w:rPr>
        <w:t>August</w:t>
      </w:r>
      <w:r>
        <w:rPr>
          <w:b/>
        </w:rPr>
        <w:t xml:space="preserve"> 31</w:t>
      </w:r>
      <w:r w:rsidRPr="00AD61BC">
        <w:rPr>
          <w:b/>
          <w:vertAlign w:val="superscript"/>
        </w:rPr>
        <w:t>st</w:t>
      </w:r>
      <w:r>
        <w:rPr>
          <w:b/>
        </w:rPr>
        <w:t xml:space="preserve"> , 2018</w:t>
      </w:r>
    </w:p>
    <w:p w:rsidR="00324F62" w:rsidRDefault="00324F62" w:rsidP="00324F62"/>
    <w:p w:rsidR="00324F62" w:rsidRDefault="00324F62" w:rsidP="00324F62">
      <w:pPr>
        <w:pStyle w:val="Heading3"/>
      </w:pPr>
      <w:bookmarkStart w:id="403" w:name="_Toc516131642"/>
      <w:r>
        <w:t>4.</w:t>
      </w:r>
      <w:r w:rsidR="00220CB3">
        <w:t>4</w:t>
      </w:r>
      <w:r>
        <w:t>.1</w:t>
      </w:r>
      <w:r>
        <w:tab/>
        <w:t>Execution Engine Performance Improvements – Phase 1</w:t>
      </w:r>
      <w:bookmarkEnd w:id="403"/>
    </w:p>
    <w:p w:rsidR="00324F62" w:rsidRDefault="00324F62" w:rsidP="00324F62">
      <w:r>
        <w:t>This is a placeholder for work items that will need to be prioritized as a result of the Execution Engine Performance Evaluation being done as part of Release 3.2.   This work could impact other items currently planned for this release.  Below are three specific planned improvements:</w:t>
      </w:r>
    </w:p>
    <w:p w:rsidR="00324F62" w:rsidRDefault="00324F62" w:rsidP="00324F62">
      <w:pPr>
        <w:pStyle w:val="Heading4"/>
      </w:pPr>
      <w:bookmarkStart w:id="404" w:name="_Toc516131643"/>
      <w:r>
        <w:t>4.</w:t>
      </w:r>
      <w:r w:rsidR="00220CB3">
        <w:t>4</w:t>
      </w:r>
      <w:r>
        <w:t>.1.1</w:t>
      </w:r>
      <w:r>
        <w:tab/>
        <w:t>Hash Map Improvement</w:t>
      </w:r>
      <w:bookmarkEnd w:id="404"/>
    </w:p>
    <w:p w:rsidR="00324F62" w:rsidRDefault="00324F62" w:rsidP="00324F62">
      <w:r>
        <w:t>The RapidsDB Execution Engine</w:t>
      </w:r>
      <w:r w:rsidRPr="003700B2">
        <w:t xml:space="preserve"> create</w:t>
      </w:r>
      <w:r>
        <w:t>s</w:t>
      </w:r>
      <w:r w:rsidRPr="003700B2">
        <w:t xml:space="preserve"> hash maps when doing join processing, and these maps can end up being large when we are joining a very large number of rows.   The hash maps are implemented as standard Java hash maps which are not memory efficient and have a limit of 2B entries, which will be a problem for queries on </w:t>
      </w:r>
      <w:r>
        <w:t xml:space="preserve">large datasets such as </w:t>
      </w:r>
      <w:r w:rsidRPr="003700B2">
        <w:t>SF1000.   We need to have a more efficient hash map w</w:t>
      </w:r>
      <w:r>
        <w:t>hich has no memory limitations, and which have better performance than standard Java hash maps.</w:t>
      </w:r>
    </w:p>
    <w:p w:rsidR="00324F62" w:rsidRDefault="00324F62" w:rsidP="00324F62">
      <w:pPr>
        <w:pStyle w:val="Heading4"/>
      </w:pPr>
      <w:bookmarkStart w:id="405" w:name="_Toc516131644"/>
      <w:r>
        <w:t>4.</w:t>
      </w:r>
      <w:r w:rsidR="00220CB3">
        <w:t>4</w:t>
      </w:r>
      <w:r>
        <w:t>.1.2</w:t>
      </w:r>
      <w:r>
        <w:tab/>
        <w:t>Move Major Data Structures Off-heap</w:t>
      </w:r>
      <w:bookmarkEnd w:id="405"/>
    </w:p>
    <w:p w:rsidR="00324F62" w:rsidRPr="00187B3A" w:rsidRDefault="00324F62" w:rsidP="00324F62">
      <w:r>
        <w:t>A key goal of the performance work for this release is to move the major internal data structures (such as hash maps and row data) off the Java heap so that we can avoid the costly overhead of Java Garbage Collection.</w:t>
      </w:r>
    </w:p>
    <w:p w:rsidR="00324F62" w:rsidRDefault="00324F62" w:rsidP="00324F62">
      <w:pPr>
        <w:pStyle w:val="Heading4"/>
      </w:pPr>
      <w:bookmarkStart w:id="406" w:name="_Toc516131645"/>
      <w:r>
        <w:t>4.</w:t>
      </w:r>
      <w:r w:rsidR="00075B60">
        <w:t>4</w:t>
      </w:r>
      <w:r>
        <w:t>.1.3</w:t>
      </w:r>
      <w:r>
        <w:tab/>
        <w:t>.Resource Framework</w:t>
      </w:r>
      <w:bookmarkEnd w:id="406"/>
    </w:p>
    <w:p w:rsidR="00324F62" w:rsidRDefault="00324F62" w:rsidP="00324F62">
      <w:r>
        <w:t>The Resource Framework is an internal sub-system within the RapidsDB Query Executor that coordinates query load with available machine resources to optimize resource usage and prevent "thrashing".</w:t>
      </w:r>
    </w:p>
    <w:p w:rsidR="00324F62" w:rsidRDefault="00324F62" w:rsidP="00324F62"/>
    <w:p w:rsidR="00324F62" w:rsidRDefault="00324F62" w:rsidP="00324F62">
      <w:r>
        <w:t>Currently, RapidsDB executes queries on a "greedy" first-come, first-served basis. Queries are executed as soon as they are presented to a query executor ("DQC"), restricted only by the "maximum number of concurrent queries" setting specified at system startup. The latter is not sufficient for good resource utilization because queries vary widely in their resource requirements; a dozen small queries might easily leave the machine mostly idle while the same number of "monster" queries could seriously overload it.</w:t>
      </w:r>
    </w:p>
    <w:p w:rsidR="00324F62" w:rsidRDefault="00324F62" w:rsidP="00324F62"/>
    <w:p w:rsidR="00324F62" w:rsidRDefault="00324F62" w:rsidP="00324F62">
      <w:r>
        <w:t>The resource management code will analyze queries to estimate their resource requirements. Ideally, queries (or parts of them) are then dynamically scheduled for execution with the goal of keeping the machine fully occupied but not overloaded. This is a complex task, especially in a federated query system where it may be difficult or impossible to produce accurate resource estimates. A baseline goal is simply to avoid memory overload.</w:t>
      </w:r>
    </w:p>
    <w:p w:rsidR="00324F62" w:rsidRDefault="00324F62" w:rsidP="00324F62"/>
    <w:p w:rsidR="00324F62" w:rsidRDefault="00324F62" w:rsidP="00324F62">
      <w:r>
        <w:t>The information used to calculate resource requirements is a subset of that used for cost-based optimization of queries, so the architecture should be designed to support both of these functions. Resource management is also closely associated with caching, since caching strategy is resource-driven by definition. Query scheduling and cache-eviction policies need to be designed to work smoothly together, especially in the case of large-scale iterative calculations (e.g. ML queries).</w:t>
      </w:r>
    </w:p>
    <w:p w:rsidR="00324F62" w:rsidRDefault="00324F62" w:rsidP="00324F62"/>
    <w:p w:rsidR="00324F62" w:rsidRDefault="00324F62" w:rsidP="00324F62">
      <w:r>
        <w:t>Since federated data sources may offer only limited information, the system must assume varying confidence levels and the design should at least contemplate the ability to adjust and/or re-optimize dynamically. Ultimately the system needs to be able to schedule and manage queries (or parts of them) dynamically. This, in turn, relates to query process tracking and management ("track/hold/cancel" capabilities), which is not part of this release.</w:t>
      </w:r>
    </w:p>
    <w:p w:rsidR="00324F62" w:rsidRDefault="00324F62" w:rsidP="00324F62"/>
    <w:p w:rsidR="00324F62" w:rsidRDefault="00324F62" w:rsidP="00324F62">
      <w:r>
        <w:t>Finally, we need to keep in mind the potential need to cooperate with cluster-level resource management frameworks (e.g. YARN) which may dynamically affect the amount of available machine resources.</w:t>
      </w:r>
    </w:p>
    <w:p w:rsidR="00355BBD" w:rsidRDefault="00355BBD" w:rsidP="00324F62">
      <w:pPr>
        <w:pStyle w:val="Heading3"/>
      </w:pPr>
      <w:bookmarkStart w:id="407" w:name="_Toc516131646"/>
      <w:bookmarkStart w:id="408" w:name="_Hlk514328628"/>
      <w:r>
        <w:t>4.4.2</w:t>
      </w:r>
      <w:r>
        <w:tab/>
        <w:t>SE Integration with New Execution Engine</w:t>
      </w:r>
      <w:bookmarkEnd w:id="407"/>
    </w:p>
    <w:p w:rsidR="00355BBD" w:rsidRPr="00355BBD" w:rsidDel="008040FE" w:rsidRDefault="00CC0999" w:rsidP="00355BBD">
      <w:pPr>
        <w:rPr>
          <w:del w:id="409" w:author="Dave Cracknell" w:date="2018-06-07T09:53:00Z"/>
        </w:rPr>
      </w:pPr>
      <w:r>
        <w:t>This is the work required to provide the optimal interface between the new RapidsDB Execution Engine and the data managed by RapidsSE, to minimize any latencies involved in accessing the SE data.</w:t>
      </w:r>
      <w:r w:rsidR="004C1EB8">
        <w:t xml:space="preserve">  As part of this work, we will need to </w:t>
      </w:r>
      <w:r w:rsidR="004C1EB8" w:rsidRPr="004C1EB8">
        <w:t>review and improve the SE threading model for performance improvements in conjunction with the new Execution Engine.</w:t>
      </w:r>
    </w:p>
    <w:p w:rsidR="00324F62" w:rsidDel="008040FE" w:rsidRDefault="00324F62">
      <w:pPr>
        <w:pStyle w:val="Heading3"/>
        <w:rPr>
          <w:moveFrom w:id="410" w:author="Dave Cracknell" w:date="2018-06-07T09:51:00Z"/>
        </w:rPr>
      </w:pPr>
      <w:del w:id="411" w:author="Dave Cracknell" w:date="2018-06-07T09:53:00Z">
        <w:r w:rsidDel="008040FE">
          <w:delText>4.</w:delText>
        </w:r>
        <w:r w:rsidR="00075B60" w:rsidDel="008040FE">
          <w:delText>4</w:delText>
        </w:r>
        <w:r w:rsidDel="008040FE">
          <w:delText>.</w:delText>
        </w:r>
        <w:r w:rsidR="00355BBD" w:rsidDel="008040FE">
          <w:delText>3</w:delText>
        </w:r>
        <w:r w:rsidDel="008040FE">
          <w:tab/>
        </w:r>
      </w:del>
      <w:moveFromRangeStart w:id="412" w:author="Dave Cracknell" w:date="2018-06-07T09:51:00Z" w:name="move516128391"/>
      <w:moveFrom w:id="413" w:author="Dave Cracknell" w:date="2018-06-07T09:51:00Z">
        <w:r w:rsidDel="008040FE">
          <w:t>Query Caching</w:t>
        </w:r>
      </w:moveFrom>
    </w:p>
    <w:p w:rsidR="00324F62" w:rsidDel="008040FE" w:rsidRDefault="00324F62">
      <w:pPr>
        <w:pStyle w:val="Heading3"/>
        <w:rPr>
          <w:moveFrom w:id="414" w:author="Dave Cracknell" w:date="2018-06-07T09:51:00Z"/>
        </w:rPr>
        <w:pPrChange w:id="415" w:author="Dave Cracknell" w:date="2018-06-07T09:50:00Z">
          <w:pPr/>
        </w:pPrChange>
      </w:pPr>
      <w:moveFrom w:id="416" w:author="Dave Cracknell" w:date="2018-06-07T09:51:00Z">
        <w:r w:rsidDel="008040FE">
          <w:t>"Query caching" refers to saving a temporary copy of a query result in memory, allowing it to be reused without re-running the query. This may be the result of an entire query or just some useful part of a query. This can increase performance because reusing a cached result is often much faster than executing the query again.</w:t>
        </w:r>
      </w:moveFrom>
    </w:p>
    <w:p w:rsidR="00324F62" w:rsidDel="008040FE" w:rsidRDefault="00324F62">
      <w:pPr>
        <w:pStyle w:val="Heading3"/>
        <w:rPr>
          <w:moveFrom w:id="417" w:author="Dave Cracknell" w:date="2018-06-07T09:51:00Z"/>
        </w:rPr>
        <w:pPrChange w:id="418" w:author="Dave Cracknell" w:date="2018-06-07T09:50:00Z">
          <w:pPr/>
        </w:pPrChange>
      </w:pPr>
    </w:p>
    <w:p w:rsidR="00324F62" w:rsidDel="008040FE" w:rsidRDefault="00324F62">
      <w:pPr>
        <w:pStyle w:val="Heading3"/>
        <w:rPr>
          <w:moveFrom w:id="419" w:author="Dave Cracknell" w:date="2018-06-07T09:51:00Z"/>
        </w:rPr>
        <w:pPrChange w:id="420" w:author="Dave Cracknell" w:date="2018-06-07T09:50:00Z">
          <w:pPr/>
        </w:pPrChange>
      </w:pPr>
      <w:moveFrom w:id="421" w:author="Dave Cracknell" w:date="2018-06-07T09:51:00Z">
        <w:r w:rsidDel="008040FE">
          <w:t>The logic for query caching can be separated into two distinct aspects: 1) deciding which queries or parts of queries are likely to be reused, and 2) determining whether a cached result should be maintained in the cache or removed ("evicted") to make room for more useful results.</w:t>
        </w:r>
      </w:moveFrom>
    </w:p>
    <w:p w:rsidR="00324F62" w:rsidDel="008040FE" w:rsidRDefault="00324F62">
      <w:pPr>
        <w:pStyle w:val="Heading3"/>
        <w:rPr>
          <w:moveFrom w:id="422" w:author="Dave Cracknell" w:date="2018-06-07T09:51:00Z"/>
        </w:rPr>
        <w:pPrChange w:id="423" w:author="Dave Cracknell" w:date="2018-06-07T09:50:00Z">
          <w:pPr/>
        </w:pPrChange>
      </w:pPr>
    </w:p>
    <w:p w:rsidR="00324F62" w:rsidDel="008040FE" w:rsidRDefault="00324F62">
      <w:pPr>
        <w:pStyle w:val="Heading3"/>
        <w:rPr>
          <w:moveFrom w:id="424" w:author="Dave Cracknell" w:date="2018-06-07T09:51:00Z"/>
        </w:rPr>
        <w:pPrChange w:id="425" w:author="Dave Cracknell" w:date="2018-06-07T09:50:00Z">
          <w:pPr/>
        </w:pPrChange>
      </w:pPr>
      <w:moveFrom w:id="426" w:author="Dave Cracknell" w:date="2018-06-07T09:51:00Z">
        <w:r w:rsidDel="008040FE">
          <w:t>Obvious candidates for caching include subqueries defined using the WITH clause (or other non-materialized views) which are used repeatedly within the main body of a query. Other caching candidates must be found by query analysis. For example, in TPC-H #11:</w:t>
        </w:r>
      </w:moveFrom>
    </w:p>
    <w:p w:rsidR="00324F62" w:rsidDel="008040FE" w:rsidRDefault="00324F62">
      <w:pPr>
        <w:pStyle w:val="Heading3"/>
        <w:rPr>
          <w:moveFrom w:id="427" w:author="Dave Cracknell" w:date="2018-06-07T09:51:00Z"/>
        </w:rPr>
        <w:pPrChange w:id="428" w:author="Dave Cracknell" w:date="2018-06-07T09:50:00Z">
          <w:pPr/>
        </w:pPrChange>
      </w:pPr>
    </w:p>
    <w:p w:rsidR="00324F62" w:rsidDel="008040FE" w:rsidRDefault="00324F62">
      <w:pPr>
        <w:pStyle w:val="Heading3"/>
        <w:rPr>
          <w:moveFrom w:id="429" w:author="Dave Cracknell" w:date="2018-06-07T09:51:00Z"/>
        </w:rPr>
        <w:pPrChange w:id="430" w:author="Dave Cracknell" w:date="2018-06-07T09:50:00Z">
          <w:pPr/>
        </w:pPrChange>
      </w:pPr>
      <w:moveFrom w:id="431" w:author="Dave Cracknell" w:date="2018-06-07T09:51:00Z">
        <w:r w:rsidDel="008040FE">
          <w:t>SELECT ...</w:t>
        </w:r>
      </w:moveFrom>
    </w:p>
    <w:p w:rsidR="00324F62" w:rsidRPr="00DF0239" w:rsidDel="008040FE" w:rsidRDefault="00324F62">
      <w:pPr>
        <w:pStyle w:val="Heading3"/>
        <w:rPr>
          <w:moveFrom w:id="432" w:author="Dave Cracknell" w:date="2018-06-07T09:51:00Z"/>
          <w:highlight w:val="yellow"/>
        </w:rPr>
        <w:pPrChange w:id="433" w:author="Dave Cracknell" w:date="2018-06-07T09:50:00Z">
          <w:pPr/>
        </w:pPrChange>
      </w:pPr>
      <w:moveFrom w:id="434" w:author="Dave Cracknell" w:date="2018-06-07T09:51:00Z">
        <w:r w:rsidDel="008040FE">
          <w:t xml:space="preserve">FROM </w:t>
        </w:r>
        <w:r w:rsidRPr="00DF0239" w:rsidDel="008040FE">
          <w:rPr>
            <w:highlight w:val="yellow"/>
          </w:rPr>
          <w:t>PARTSUPP, SUPPLIER, NATION</w:t>
        </w:r>
      </w:moveFrom>
    </w:p>
    <w:p w:rsidR="00324F62" w:rsidDel="008040FE" w:rsidRDefault="00324F62">
      <w:pPr>
        <w:pStyle w:val="Heading3"/>
        <w:rPr>
          <w:moveFrom w:id="435" w:author="Dave Cracknell" w:date="2018-06-07T09:51:00Z"/>
        </w:rPr>
        <w:pPrChange w:id="436" w:author="Dave Cracknell" w:date="2018-06-07T09:50:00Z">
          <w:pPr/>
        </w:pPrChange>
      </w:pPr>
      <w:moveFrom w:id="437" w:author="Dave Cracknell" w:date="2018-06-07T09:51:00Z">
        <w:r w:rsidRPr="00DF0239" w:rsidDel="008040FE">
          <w:rPr>
            <w:highlight w:val="yellow"/>
          </w:rPr>
          <w:t>WHERE ps_suppkey = s_suppkey AND s_nationkey = n_nationkey AND n_name = 'GERMANY'</w:t>
        </w:r>
      </w:moveFrom>
    </w:p>
    <w:p w:rsidR="00324F62" w:rsidDel="008040FE" w:rsidRDefault="00324F62">
      <w:pPr>
        <w:pStyle w:val="Heading3"/>
        <w:rPr>
          <w:moveFrom w:id="438" w:author="Dave Cracknell" w:date="2018-06-07T09:51:00Z"/>
        </w:rPr>
        <w:pPrChange w:id="439" w:author="Dave Cracknell" w:date="2018-06-07T09:50:00Z">
          <w:pPr/>
        </w:pPrChange>
      </w:pPr>
      <w:moveFrom w:id="440" w:author="Dave Cracknell" w:date="2018-06-07T09:51:00Z">
        <w:r w:rsidDel="008040FE">
          <w:t>HAVING SUM(ps_supplycost * ps_availqty) &gt;</w:t>
        </w:r>
      </w:moveFrom>
    </w:p>
    <w:p w:rsidR="00324F62" w:rsidDel="008040FE" w:rsidRDefault="00324F62">
      <w:pPr>
        <w:pStyle w:val="Heading3"/>
        <w:rPr>
          <w:moveFrom w:id="441" w:author="Dave Cracknell" w:date="2018-06-07T09:51:00Z"/>
        </w:rPr>
        <w:pPrChange w:id="442" w:author="Dave Cracknell" w:date="2018-06-07T09:50:00Z">
          <w:pPr/>
        </w:pPrChange>
      </w:pPr>
      <w:moveFrom w:id="443" w:author="Dave Cracknell" w:date="2018-06-07T09:51:00Z">
        <w:r w:rsidDel="008040FE">
          <w:t>( SELECT ...</w:t>
        </w:r>
      </w:moveFrom>
    </w:p>
    <w:p w:rsidR="00324F62" w:rsidRPr="00DF0239" w:rsidDel="008040FE" w:rsidRDefault="00324F62">
      <w:pPr>
        <w:pStyle w:val="Heading3"/>
        <w:rPr>
          <w:moveFrom w:id="444" w:author="Dave Cracknell" w:date="2018-06-07T09:51:00Z"/>
          <w:highlight w:val="yellow"/>
        </w:rPr>
        <w:pPrChange w:id="445" w:author="Dave Cracknell" w:date="2018-06-07T09:50:00Z">
          <w:pPr/>
        </w:pPrChange>
      </w:pPr>
      <w:moveFrom w:id="446" w:author="Dave Cracknell" w:date="2018-06-07T09:51:00Z">
        <w:r w:rsidDel="008040FE">
          <w:t xml:space="preserve">  </w:t>
        </w:r>
        <w:r w:rsidRPr="008610C5" w:rsidDel="008040FE">
          <w:t xml:space="preserve">FROM </w:t>
        </w:r>
        <w:r w:rsidRPr="00DF0239" w:rsidDel="008040FE">
          <w:rPr>
            <w:highlight w:val="yellow"/>
          </w:rPr>
          <w:t>PARTSUPP, SUPPLIER, NATION</w:t>
        </w:r>
      </w:moveFrom>
    </w:p>
    <w:p w:rsidR="00324F62" w:rsidDel="008040FE" w:rsidRDefault="00324F62">
      <w:pPr>
        <w:pStyle w:val="Heading3"/>
        <w:rPr>
          <w:moveFrom w:id="447" w:author="Dave Cracknell" w:date="2018-06-07T09:51:00Z"/>
        </w:rPr>
        <w:pPrChange w:id="448" w:author="Dave Cracknell" w:date="2018-06-07T09:50:00Z">
          <w:pPr/>
        </w:pPrChange>
      </w:pPr>
      <w:moveFrom w:id="449" w:author="Dave Cracknell" w:date="2018-06-07T09:51:00Z">
        <w:r w:rsidRPr="00DF0239" w:rsidDel="008040FE">
          <w:rPr>
            <w:highlight w:val="yellow"/>
          </w:rPr>
          <w:t xml:space="preserve">  WHERE ps_suppkey = s_suppkey AND s_nationkey = n_nationkey AND n_name = 'GERMANY'</w:t>
        </w:r>
        <w:r w:rsidDel="008040FE">
          <w:t xml:space="preserve"> )</w:t>
        </w:r>
      </w:moveFrom>
    </w:p>
    <w:p w:rsidR="00324F62" w:rsidDel="008040FE" w:rsidRDefault="00324F62">
      <w:pPr>
        <w:pStyle w:val="Heading3"/>
        <w:rPr>
          <w:moveFrom w:id="450" w:author="Dave Cracknell" w:date="2018-06-07T09:51:00Z"/>
        </w:rPr>
        <w:pPrChange w:id="451" w:author="Dave Cracknell" w:date="2018-06-07T09:50:00Z">
          <w:pPr/>
        </w:pPrChange>
      </w:pPr>
      <w:moveFrom w:id="452" w:author="Dave Cracknell" w:date="2018-06-07T09:51:00Z">
        <w:r w:rsidDel="008040FE">
          <w:t>...</w:t>
        </w:r>
      </w:moveFrom>
    </w:p>
    <w:p w:rsidR="00324F62" w:rsidDel="008040FE" w:rsidRDefault="00324F62">
      <w:pPr>
        <w:pStyle w:val="Heading3"/>
        <w:rPr>
          <w:moveFrom w:id="453" w:author="Dave Cracknell" w:date="2018-06-07T09:51:00Z"/>
        </w:rPr>
        <w:pPrChange w:id="454" w:author="Dave Cracknell" w:date="2018-06-07T09:50:00Z">
          <w:pPr/>
        </w:pPrChange>
      </w:pPr>
    </w:p>
    <w:p w:rsidR="00324F62" w:rsidDel="008040FE" w:rsidRDefault="00324F62">
      <w:pPr>
        <w:pStyle w:val="Heading3"/>
        <w:rPr>
          <w:moveFrom w:id="455" w:author="Dave Cracknell" w:date="2018-06-07T09:51:00Z"/>
        </w:rPr>
        <w:pPrChange w:id="456" w:author="Dave Cracknell" w:date="2018-06-07T09:50:00Z">
          <w:pPr/>
        </w:pPrChange>
      </w:pPr>
      <w:moveFrom w:id="457" w:author="Dave Cracknell" w:date="2018-06-07T09:51:00Z">
        <w:r w:rsidDel="008040FE">
          <w:t>The complex join and filter in the main body of the query is duplicated in the subquery. If this duplication can be detected, the result of the duplicate operations can be cached and reused, resulting in a significant performance benefit.</w:t>
        </w:r>
      </w:moveFrom>
    </w:p>
    <w:p w:rsidR="00324F62" w:rsidDel="008040FE" w:rsidRDefault="00324F62">
      <w:pPr>
        <w:pStyle w:val="Heading3"/>
        <w:rPr>
          <w:moveFrom w:id="458" w:author="Dave Cracknell" w:date="2018-06-07T09:51:00Z"/>
        </w:rPr>
        <w:pPrChange w:id="459" w:author="Dave Cracknell" w:date="2018-06-07T09:50:00Z">
          <w:pPr/>
        </w:pPrChange>
      </w:pPr>
    </w:p>
    <w:p w:rsidR="00324F62" w:rsidDel="008040FE" w:rsidRDefault="00324F62">
      <w:pPr>
        <w:pStyle w:val="Heading3"/>
        <w:rPr>
          <w:moveFrom w:id="460" w:author="Dave Cracknell" w:date="2018-06-07T09:51:00Z"/>
        </w:rPr>
        <w:pPrChange w:id="461" w:author="Dave Cracknell" w:date="2018-06-07T09:50:00Z">
          <w:pPr/>
        </w:pPrChange>
      </w:pPr>
      <w:moveFrom w:id="462" w:author="Dave Cracknell" w:date="2018-06-07T09:51:00Z">
        <w:r w:rsidDel="008040FE">
          <w:t>Other important caching candidates are less obvious. A common scenario is a fully distributed join, where each node sends a request to every other node to execute a certain (usually partial) query. Each node will receive an identical request from every other node. Caching the result rather than re-executing the query can produce a substantial performance benefit.</w:t>
        </w:r>
      </w:moveFrom>
    </w:p>
    <w:p w:rsidR="00324F62" w:rsidDel="008040FE" w:rsidRDefault="00324F62">
      <w:pPr>
        <w:pStyle w:val="Heading3"/>
        <w:rPr>
          <w:moveFrom w:id="463" w:author="Dave Cracknell" w:date="2018-06-07T09:51:00Z"/>
        </w:rPr>
        <w:pPrChange w:id="464" w:author="Dave Cracknell" w:date="2018-06-07T09:50:00Z">
          <w:pPr/>
        </w:pPrChange>
      </w:pPr>
    </w:p>
    <w:p w:rsidR="00324F62" w:rsidDel="008040FE" w:rsidRDefault="00324F62">
      <w:pPr>
        <w:pStyle w:val="Heading3"/>
        <w:rPr>
          <w:moveFrom w:id="465" w:author="Dave Cracknell" w:date="2018-06-07T09:51:00Z"/>
        </w:rPr>
        <w:pPrChange w:id="466" w:author="Dave Cracknell" w:date="2018-06-07T09:50:00Z">
          <w:pPr/>
        </w:pPrChange>
      </w:pPr>
      <w:moveFrom w:id="467" w:author="Dave Cracknell" w:date="2018-06-07T09:51:00Z">
        <w:r w:rsidDel="008040FE">
          <w:t>An intelligent cache eviction strategy is also important. For example, in the distributed join scenario just discussed, the cached query result is of very high value initially, but once it has been returned to every other node, its value drops substantially. This differs from a generic cache eviction policy (e.g. LRU caching).</w:t>
        </w:r>
      </w:moveFrom>
    </w:p>
    <w:p w:rsidR="00324F62" w:rsidDel="008040FE" w:rsidRDefault="00324F62">
      <w:pPr>
        <w:pStyle w:val="Heading3"/>
        <w:rPr>
          <w:moveFrom w:id="468" w:author="Dave Cracknell" w:date="2018-06-07T09:51:00Z"/>
        </w:rPr>
        <w:pPrChange w:id="469" w:author="Dave Cracknell" w:date="2018-06-07T09:50:00Z">
          <w:pPr/>
        </w:pPrChange>
      </w:pPr>
    </w:p>
    <w:p w:rsidR="00324F62" w:rsidRDefault="00324F62">
      <w:moveFrom w:id="470" w:author="Dave Cracknell" w:date="2018-06-07T09:51:00Z">
        <w:r w:rsidDel="008040FE">
          <w:t>Another aspect is the need to integrate the cache logic with transaction handling, particularly for federated queries. A given cached result can only be used by a query if the two are associated with the same (or a compatible) transaction context. Initially any query caching will follow a conservative strategy with respect to transaction context.</w:t>
        </w:r>
      </w:moveFrom>
      <w:bookmarkEnd w:id="408"/>
      <w:moveFromRangeEnd w:id="412"/>
    </w:p>
    <w:p w:rsidR="007A0FD6" w:rsidRDefault="007A0FD6" w:rsidP="007A0FD6">
      <w:pPr>
        <w:pStyle w:val="Heading3"/>
      </w:pPr>
      <w:bookmarkStart w:id="471" w:name="_Toc516131647"/>
      <w:r>
        <w:t>4.</w:t>
      </w:r>
      <w:r w:rsidR="00075B60">
        <w:t>4</w:t>
      </w:r>
      <w:r>
        <w:t>.</w:t>
      </w:r>
      <w:del w:id="472" w:author="Dave Cracknell" w:date="2018-06-07T09:53:00Z">
        <w:r w:rsidR="00CC0999" w:rsidDel="008040FE">
          <w:delText>4</w:delText>
        </w:r>
      </w:del>
      <w:ins w:id="473" w:author="Dave Cracknell" w:date="2018-06-07T09:53:00Z">
        <w:r w:rsidR="008040FE">
          <w:t>3</w:t>
        </w:r>
      </w:ins>
      <w:r>
        <w:tab/>
        <w:t>User-Defined Functions (UDFs)/ User Defined Types (UDTs) Support – Phase 1</w:t>
      </w:r>
      <w:bookmarkEnd w:id="471"/>
    </w:p>
    <w:p w:rsidR="007A0FD6" w:rsidRDefault="007A0FD6" w:rsidP="00324F62">
      <w:r>
        <w:t>The plan is to allow internal Field engineers to define UDFs and UDTs using Java.  Full externalization of this support to allow customers and third parties to develop UDFs and UDTs will be delivered in R3.6.</w:t>
      </w:r>
    </w:p>
    <w:p w:rsidR="00355BBD" w:rsidDel="00363AA4" w:rsidRDefault="00355BBD" w:rsidP="00355BBD">
      <w:pPr>
        <w:pStyle w:val="Heading3"/>
        <w:rPr>
          <w:del w:id="474" w:author="Dave Cracknell" w:date="2018-06-07T10:02:00Z"/>
        </w:rPr>
      </w:pPr>
      <w:del w:id="475" w:author="Dave Cracknell" w:date="2018-06-07T10:02:00Z">
        <w:r w:rsidDel="00363AA4">
          <w:delText>4.4.</w:delText>
        </w:r>
      </w:del>
      <w:del w:id="476" w:author="Dave Cracknell" w:date="2018-06-07T09:53:00Z">
        <w:r w:rsidR="00CC0999" w:rsidDel="008040FE">
          <w:delText>5</w:delText>
        </w:r>
      </w:del>
      <w:del w:id="477" w:author="Dave Cracknell" w:date="2018-06-07T10:02:00Z">
        <w:r w:rsidDel="00363AA4">
          <w:tab/>
          <w:delText>Full OUTER JOIN</w:delText>
        </w:r>
      </w:del>
    </w:p>
    <w:p w:rsidR="00355BBD" w:rsidRPr="00355BBD" w:rsidDel="00363AA4" w:rsidRDefault="00355BBD" w:rsidP="00355BBD">
      <w:pPr>
        <w:rPr>
          <w:del w:id="478" w:author="Dave Cracknell" w:date="2018-06-07T10:02:00Z"/>
        </w:rPr>
      </w:pPr>
      <w:del w:id="479" w:author="Dave Cracknell" w:date="2018-06-07T10:02:00Z">
        <w:r w:rsidDel="00363AA4">
          <w:delText>Provide support for FULL OUTER JOIN.</w:delText>
        </w:r>
      </w:del>
    </w:p>
    <w:p w:rsidR="00671FEB" w:rsidRDefault="00671FEB" w:rsidP="00671FEB">
      <w:pPr>
        <w:pStyle w:val="Heading3"/>
      </w:pPr>
      <w:bookmarkStart w:id="480" w:name="_Toc516131648"/>
      <w:r>
        <w:t>4.</w:t>
      </w:r>
      <w:r w:rsidR="00075B60">
        <w:t>4</w:t>
      </w:r>
      <w:r>
        <w:t>.</w:t>
      </w:r>
      <w:del w:id="481" w:author="Dave Cracknell" w:date="2018-06-07T09:53:00Z">
        <w:r w:rsidR="00CC0999" w:rsidDel="008040FE">
          <w:delText>6</w:delText>
        </w:r>
      </w:del>
      <w:ins w:id="482" w:author="Dave Cracknell" w:date="2018-06-07T10:43:00Z">
        <w:r w:rsidR="00E51925">
          <w:t>4</w:t>
        </w:r>
      </w:ins>
      <w:r>
        <w:tab/>
      </w:r>
      <w:r w:rsidR="007A0FD6">
        <w:t>User Authentication – Phase 1</w:t>
      </w:r>
      <w:bookmarkEnd w:id="480"/>
    </w:p>
    <w:p w:rsidR="00355BBD" w:rsidRDefault="00671FEB" w:rsidP="00355BBD">
      <w:pPr>
        <w:rPr>
          <w:ins w:id="483" w:author="Dave Cracknell" w:date="2018-06-01T16:03:00Z"/>
        </w:rPr>
      </w:pPr>
      <w:r w:rsidRPr="00D332E6">
        <w:t>Provide user-level authentication to control access to the system via rapids-shell o</w:t>
      </w:r>
      <w:r>
        <w:t xml:space="preserve">r JDBC.  </w:t>
      </w:r>
      <w:r w:rsidR="007A0FD6">
        <w:t>This work item is still being planned and is subject to change based on the final plans, resources and timing.  The current proposal for Phase 1 is to support the ability to create users with their associated passwords and store this information in Zookeeper.  Access to the system through either the rapids-shell or JDBC will require the use of a user name and password.</w:t>
      </w:r>
      <w:r w:rsidR="009267DD">
        <w:t xml:space="preserve">   The system will be designed to allow for supporting other authentication models in the future such as LDAP.</w:t>
      </w:r>
    </w:p>
    <w:p w:rsidR="00A64937" w:rsidRDefault="00A64937" w:rsidP="00355BBD">
      <w:pPr>
        <w:rPr>
          <w:ins w:id="484" w:author="Dave Cracknell" w:date="2018-06-01T16:03:00Z"/>
        </w:rPr>
      </w:pPr>
    </w:p>
    <w:p w:rsidR="00A64937" w:rsidRPr="00A64937" w:rsidRDefault="00A64937" w:rsidP="00355BBD">
      <w:pPr>
        <w:rPr>
          <w:b/>
          <w:rPrChange w:id="485" w:author="Dave Cracknell" w:date="2018-06-01T16:03:00Z">
            <w:rPr/>
          </w:rPrChange>
        </w:rPr>
      </w:pPr>
      <w:ins w:id="486" w:author="Dave Cracknell" w:date="2018-06-01T16:03:00Z">
        <w:r>
          <w:rPr>
            <w:b/>
          </w:rPr>
          <w:t>NOTE:  This feature is still under discussion within the core development team and at this time is not fully committed to the release.   More work needs to be done to fully specify what would be sup</w:t>
        </w:r>
      </w:ins>
      <w:ins w:id="487" w:author="Dave Cracknell" w:date="2018-06-01T16:04:00Z">
        <w:r>
          <w:rPr>
            <w:b/>
          </w:rPr>
          <w:t>ported and then resources need to be evaluated to see what impact, if any, supporting this feature would have on Release 3.5.</w:t>
        </w:r>
      </w:ins>
      <w:ins w:id="488" w:author="Dave Cracknell" w:date="2018-06-07T09:49:00Z">
        <w:r w:rsidR="000A266F">
          <w:rPr>
            <w:b/>
          </w:rPr>
          <w:t xml:space="preserve">   </w:t>
        </w:r>
      </w:ins>
      <w:ins w:id="489" w:author="Dave Cracknell" w:date="2018-06-07T09:50:00Z">
        <w:r w:rsidR="000A266F">
          <w:rPr>
            <w:b/>
          </w:rPr>
          <w:t>A decision on this will be finalized by the end of June, 2018.</w:t>
        </w:r>
      </w:ins>
    </w:p>
    <w:p w:rsidR="008040FE" w:rsidRDefault="008040FE" w:rsidP="00837AA1">
      <w:pPr>
        <w:pStyle w:val="Heading3"/>
        <w:rPr>
          <w:ins w:id="490" w:author="Dave Cracknell" w:date="2018-06-07T09:54:00Z"/>
        </w:rPr>
      </w:pPr>
      <w:bookmarkStart w:id="491" w:name="_Toc516131649"/>
      <w:ins w:id="492" w:author="Dave Cracknell" w:date="2018-06-07T09:54:00Z">
        <w:r>
          <w:t>4.4.</w:t>
        </w:r>
      </w:ins>
      <w:ins w:id="493" w:author="Dave Cracknell" w:date="2018-06-07T10:43:00Z">
        <w:r w:rsidR="00E51925">
          <w:t>5</w:t>
        </w:r>
      </w:ins>
      <w:ins w:id="494" w:author="Dave Cracknell" w:date="2018-06-07T09:54:00Z">
        <w:r>
          <w:tab/>
          <w:t>Performance Goals</w:t>
        </w:r>
        <w:bookmarkEnd w:id="491"/>
      </w:ins>
    </w:p>
    <w:p w:rsidR="008040FE" w:rsidRPr="008040FE" w:rsidRDefault="008040FE">
      <w:pPr>
        <w:rPr>
          <w:ins w:id="495" w:author="Dave Cracknell" w:date="2018-06-07T09:54:00Z"/>
          <w:rPrChange w:id="496" w:author="Dave Cracknell" w:date="2018-06-07T09:54:00Z">
            <w:rPr>
              <w:ins w:id="497" w:author="Dave Cracknell" w:date="2018-06-07T09:54:00Z"/>
            </w:rPr>
          </w:rPrChange>
        </w:rPr>
        <w:pPrChange w:id="498" w:author="Dave Cracknell" w:date="2018-06-07T09:54:00Z">
          <w:pPr>
            <w:pStyle w:val="Heading3"/>
          </w:pPr>
        </w:pPrChange>
      </w:pPr>
      <w:ins w:id="499" w:author="Dave Cracknell" w:date="2018-06-07T09:54:00Z">
        <w:r w:rsidRPr="008040FE">
          <w:t>The performance for this release will be measured using the 22 queries from the TPC-H benchmark run against an SF100 dataset using RapidsSE on the China Test Lab with the goal being that the total response time for the execution of the 22 queries should be</w:t>
        </w:r>
      </w:ins>
      <w:ins w:id="500" w:author="Dave Cracknell" w:date="2018-06-07T11:07:00Z">
        <w:r w:rsidR="00830F69">
          <w:t xml:space="preserve"> within 20%</w:t>
        </w:r>
      </w:ins>
      <w:ins w:id="501" w:author="Dave Cracknell" w:date="2018-06-07T09:54:00Z">
        <w:r w:rsidRPr="008040FE">
          <w:t xml:space="preserve"> of the response time for MemSQL using the same SF100 dataset.  The response time will be measured for single user and 5-users.   It may be necessary to manually set the join order for some of the queries in order to achieve the best performance with RapidsSE.  </w:t>
        </w:r>
      </w:ins>
    </w:p>
    <w:p w:rsidR="00837AA1" w:rsidRDefault="00837AA1" w:rsidP="00837AA1">
      <w:pPr>
        <w:pStyle w:val="Heading3"/>
      </w:pPr>
      <w:bookmarkStart w:id="502" w:name="_Toc516131650"/>
      <w:r>
        <w:t>4.4.</w:t>
      </w:r>
      <w:del w:id="503" w:author="Dave Cracknell" w:date="2018-06-07T10:43:00Z">
        <w:r w:rsidR="00CC0999" w:rsidDel="00E51925">
          <w:delText>7</w:delText>
        </w:r>
      </w:del>
      <w:ins w:id="504" w:author="Dave Cracknell" w:date="2018-06-07T10:43:00Z">
        <w:r w:rsidR="00E51925">
          <w:t>6</w:t>
        </w:r>
      </w:ins>
      <w:r>
        <w:tab/>
        <w:t>TPC-H SF1000 Phase 1</w:t>
      </w:r>
      <w:bookmarkEnd w:id="502"/>
    </w:p>
    <w:p w:rsidR="00837AA1" w:rsidRDefault="00837AA1" w:rsidP="00837AA1">
      <w:r>
        <w:t xml:space="preserve">Support the ability to run a TPC-H SF1000 benchmark against RapidsSE.  </w:t>
      </w:r>
      <w:r w:rsidRPr="00837AA1">
        <w:t>One known area of concern is join ordering, which will not be addressed in R3.5, and so we will still need to manually set the join order for some of the queries.</w:t>
      </w:r>
    </w:p>
    <w:p w:rsidR="004C1EB8" w:rsidRDefault="004C1EB8" w:rsidP="00837AA1"/>
    <w:p w:rsidR="004C1EB8" w:rsidRPr="00AF039B" w:rsidRDefault="004C1EB8" w:rsidP="00837AA1">
      <w:pPr>
        <w:rPr>
          <w:b/>
        </w:rPr>
      </w:pPr>
      <w:r>
        <w:rPr>
          <w:b/>
        </w:rPr>
        <w:t xml:space="preserve">NOTE: In order to be able to run an SF1000 benchmark we will </w:t>
      </w:r>
      <w:ins w:id="505" w:author="Dave Cracknell" w:date="2018-06-07T10:40:00Z">
        <w:r w:rsidR="00E51925">
          <w:rPr>
            <w:b/>
          </w:rPr>
          <w:t xml:space="preserve">minimally </w:t>
        </w:r>
      </w:ins>
      <w:r>
        <w:rPr>
          <w:b/>
        </w:rPr>
        <w:t xml:space="preserve">need access to systems with an aggregate total of </w:t>
      </w:r>
      <w:del w:id="506" w:author="Dave Cracknell" w:date="2018-06-07T09:55:00Z">
        <w:r w:rsidDel="008040FE">
          <w:rPr>
            <w:b/>
          </w:rPr>
          <w:delText>2.5TB</w:delText>
        </w:r>
      </w:del>
      <w:ins w:id="507" w:author="Dave Cracknell" w:date="2018-06-07T09:55:00Z">
        <w:r w:rsidR="008040FE">
          <w:rPr>
            <w:b/>
          </w:rPr>
          <w:t>3TB</w:t>
        </w:r>
      </w:ins>
      <w:r>
        <w:rPr>
          <w:b/>
        </w:rPr>
        <w:t xml:space="preserve"> of memory.  The shared memory segment used by RapidsSE must be the same size on each node that RapidsSE is running on.</w:t>
      </w:r>
    </w:p>
    <w:p w:rsidR="00604911" w:rsidRDefault="00604911" w:rsidP="004C1EB8">
      <w:pPr>
        <w:pStyle w:val="Heading3"/>
        <w:rPr>
          <w:ins w:id="508" w:author="Dave Cracknell" w:date="2018-06-01T15:39:00Z"/>
        </w:rPr>
      </w:pPr>
      <w:bookmarkStart w:id="509" w:name="_Toc516131651"/>
      <w:ins w:id="510" w:author="Dave Cracknell" w:date="2018-06-01T15:39:00Z">
        <w:r>
          <w:t>4.4.</w:t>
        </w:r>
      </w:ins>
      <w:ins w:id="511" w:author="Dave Cracknell" w:date="2018-06-07T10:43:00Z">
        <w:r w:rsidR="00E51925">
          <w:t>7</w:t>
        </w:r>
      </w:ins>
      <w:ins w:id="512" w:author="Dave Cracknell" w:date="2018-06-01T15:39:00Z">
        <w:r>
          <w:tab/>
          <w:t>Hadoop Connector – WRITE Interface Phase 2</w:t>
        </w:r>
        <w:bookmarkEnd w:id="509"/>
      </w:ins>
    </w:p>
    <w:p w:rsidR="00604911" w:rsidRDefault="00604911" w:rsidP="00604911">
      <w:pPr>
        <w:pStyle w:val="Heading4"/>
        <w:rPr>
          <w:moveTo w:id="513" w:author="Dave Cracknell" w:date="2018-06-01T15:39:00Z"/>
        </w:rPr>
      </w:pPr>
      <w:bookmarkStart w:id="514" w:name="_Toc516131652"/>
      <w:moveToRangeStart w:id="515" w:author="Dave Cracknell" w:date="2018-06-01T15:39:00Z" w:name="move515630895"/>
      <w:moveTo w:id="516" w:author="Dave Cracknell" w:date="2018-06-01T15:39:00Z">
        <w:r>
          <w:t>4.</w:t>
        </w:r>
        <w:del w:id="517" w:author="Dave Cracknell" w:date="2018-06-01T15:39:00Z">
          <w:r w:rsidDel="00604911">
            <w:delText>3.2</w:delText>
          </w:r>
        </w:del>
      </w:moveTo>
      <w:ins w:id="518" w:author="Dave Cracknell" w:date="2018-06-01T15:39:00Z">
        <w:r>
          <w:t>4.</w:t>
        </w:r>
      </w:ins>
      <w:ins w:id="519" w:author="Dave Cracknell" w:date="2018-06-07T10:43:00Z">
        <w:r w:rsidR="00E51925">
          <w:t>7</w:t>
        </w:r>
      </w:ins>
      <w:moveTo w:id="520" w:author="Dave Cracknell" w:date="2018-06-01T15:39:00Z">
        <w:r>
          <w:t>.1</w:t>
        </w:r>
        <w:r>
          <w:tab/>
          <w:t>CREATE and DROP TABLE</w:t>
        </w:r>
        <w:bookmarkEnd w:id="514"/>
      </w:moveTo>
    </w:p>
    <w:p w:rsidR="00604911" w:rsidRDefault="00604911" w:rsidP="00604911">
      <w:pPr>
        <w:rPr>
          <w:moveTo w:id="521" w:author="Dave Cracknell" w:date="2018-06-01T15:39:00Z"/>
        </w:rPr>
      </w:pPr>
      <w:moveTo w:id="522" w:author="Dave Cracknell" w:date="2018-06-01T15:39:00Z">
        <w:r>
          <w:t>The Hadoop csv Connector will allow the user to dynamically issue a CREATE TABLE or DROP TABLE statement.  The details for this support and how the schema metadata will be persisted are TBD.  With this support, the user will also be able</w:t>
        </w:r>
      </w:moveTo>
      <w:ins w:id="523" w:author="Dave Cracknell" w:date="2018-06-01T15:39:00Z">
        <w:r>
          <w:t xml:space="preserve"> to</w:t>
        </w:r>
      </w:ins>
      <w:moveTo w:id="524" w:author="Dave Cracknell" w:date="2018-06-01T15:39:00Z">
        <w:r>
          <w:t xml:space="preserve"> use CREATE TABLE AS SELECT where the table is being managed by the Hadoop Connector</w:t>
        </w:r>
      </w:moveTo>
      <w:ins w:id="525" w:author="Dave Cracknell" w:date="2018-06-01T15:39:00Z">
        <w:r>
          <w:t>.</w:t>
        </w:r>
      </w:ins>
      <w:moveTo w:id="526" w:author="Dave Cracknell" w:date="2018-06-01T15:39:00Z">
        <w:del w:id="527" w:author="Dave Cracknell" w:date="2018-06-01T15:39:00Z">
          <w:r w:rsidDel="00604911">
            <w:delText>.   It is likely that this feature will be released after the INSERT support has been completed, in which case depending on the timing it would either get released as R3.4.2, or it will get included with R3.5.</w:delText>
          </w:r>
        </w:del>
      </w:moveTo>
    </w:p>
    <w:p w:rsidR="004C1EB8" w:rsidDel="00363AA4" w:rsidRDefault="00363AA4" w:rsidP="004C687A">
      <w:pPr>
        <w:rPr>
          <w:del w:id="528" w:author="Dave Cracknell" w:date="2018-06-01T15:40:00Z"/>
        </w:rPr>
      </w:pPr>
      <w:bookmarkStart w:id="529" w:name="_Toc516131653"/>
      <w:moveToRangeEnd w:id="515"/>
      <w:ins w:id="530" w:author="Dave Cracknell" w:date="2018-06-07T10:05:00Z">
        <w:r>
          <w:t>4.4.</w:t>
        </w:r>
      </w:ins>
      <w:ins w:id="531" w:author="Dave Cracknell" w:date="2018-06-07T10:43:00Z">
        <w:r w:rsidR="00E51925">
          <w:t>8</w:t>
        </w:r>
      </w:ins>
      <w:ins w:id="532" w:author="Dave Cracknell" w:date="2018-06-07T10:05:00Z">
        <w:r>
          <w:tab/>
        </w:r>
      </w:ins>
      <w:ins w:id="533" w:author="Dave Cracknell" w:date="2018-06-07T10:06:00Z">
        <w:r>
          <w:t>Risks</w:t>
        </w:r>
      </w:ins>
      <w:bookmarkEnd w:id="529"/>
      <w:del w:id="534" w:author="Dave Cracknell" w:date="2018-06-01T15:40:00Z">
        <w:r w:rsidR="004C1EB8" w:rsidDel="00604911">
          <w:delText>4.4.8</w:delText>
        </w:r>
        <w:r w:rsidR="004C1EB8" w:rsidDel="00604911">
          <w:tab/>
          <w:delText>TRUNCATE</w:delText>
        </w:r>
      </w:del>
    </w:p>
    <w:p w:rsidR="00363AA4" w:rsidRDefault="00363AA4" w:rsidP="004C1EB8">
      <w:pPr>
        <w:pStyle w:val="Heading3"/>
        <w:rPr>
          <w:ins w:id="535" w:author="Dave Cracknell" w:date="2018-06-07T10:05:00Z"/>
        </w:rPr>
      </w:pPr>
    </w:p>
    <w:p w:rsidR="004C1EB8" w:rsidDel="00363AA4" w:rsidRDefault="0058431B" w:rsidP="004C687A">
      <w:pPr>
        <w:rPr>
          <w:del w:id="536" w:author="Dave Cracknell" w:date="2018-06-01T15:40:00Z"/>
        </w:rPr>
      </w:pPr>
      <w:ins w:id="537" w:author="Dave Cracknell" w:date="2018-06-07T10:30:00Z">
        <w:r>
          <w:t>T</w:t>
        </w:r>
        <w:r w:rsidRPr="0058431B">
          <w:t>his is a very complex release, and there have been significant changes to the core system, such as a complete rewrite of how data types are being handled as part of the support for UDFs and UDTs.   The sheer magnitude of this complexity brings risks.   The target release date of 8/31 is very aggressive, and while the Development Team is committed to doing everything possible to meet this date, there are significant risks that could impact the final release date</w:t>
        </w:r>
      </w:ins>
      <w:ins w:id="538" w:author="Dave Cracknell" w:date="2018-06-07T10:31:00Z">
        <w:r>
          <w:t>:</w:t>
        </w:r>
      </w:ins>
      <w:del w:id="539" w:author="Dave Cracknell" w:date="2018-06-01T15:40:00Z">
        <w:r w:rsidR="004C1EB8" w:rsidDel="00604911">
          <w:delText xml:space="preserve">Provide support for TRUNCATE, minimally in RapidsSE.  </w:delText>
        </w:r>
      </w:del>
    </w:p>
    <w:p w:rsidR="00363AA4" w:rsidRDefault="00363AA4" w:rsidP="004C1EB8">
      <w:pPr>
        <w:rPr>
          <w:ins w:id="540" w:author="Dave Cracknell" w:date="2018-06-07T10:08:00Z"/>
        </w:rPr>
      </w:pPr>
    </w:p>
    <w:p w:rsidR="004C1EB8" w:rsidDel="00363AA4" w:rsidRDefault="004C1EB8" w:rsidP="004C687A">
      <w:pPr>
        <w:rPr>
          <w:del w:id="541" w:author="Dave Cracknell" w:date="2018-06-01T15:40:00Z"/>
          <w:b/>
        </w:rPr>
      </w:pPr>
      <w:del w:id="542" w:author="Dave Cracknell" w:date="2018-06-01T15:40:00Z">
        <w:r w:rsidDel="00604911">
          <w:rPr>
            <w:b/>
          </w:rPr>
          <w:delText>NOTE: We will investigate the possibility of releasing this sooner than R3.5 based on the availability of resources.</w:delText>
        </w:r>
      </w:del>
    </w:p>
    <w:p w:rsidR="00363AA4" w:rsidRDefault="00363AA4" w:rsidP="00363AA4">
      <w:pPr>
        <w:pStyle w:val="ListParagraph"/>
        <w:numPr>
          <w:ilvl w:val="0"/>
          <w:numId w:val="9"/>
        </w:numPr>
        <w:rPr>
          <w:ins w:id="543" w:author="Dave Cracknell" w:date="2018-06-07T10:09:00Z"/>
        </w:rPr>
      </w:pPr>
      <w:ins w:id="544" w:author="Dave Cracknell" w:date="2018-06-07T10:09:00Z">
        <w:r>
          <w:t xml:space="preserve">JIT capacity: the new architecture relies heavily on Java "Just-In-Time" compilation. This appears to be working as anticipated but to-date we have only tested isolated, single-stage queries. The code generation for queries tries to pile as much as possible into each stage, giving the JIT the maximum context for optimization. </w:t>
        </w:r>
      </w:ins>
      <w:ins w:id="545" w:author="Dave Cracknell" w:date="2018-06-07T10:10:00Z">
        <w:r>
          <w:t>We need to test out the JIT capacity with more complex queries involving JO</w:t>
        </w:r>
      </w:ins>
      <w:ins w:id="546" w:author="Dave Cracknell" w:date="2018-06-07T10:11:00Z">
        <w:r>
          <w:t>INs</w:t>
        </w:r>
      </w:ins>
      <w:ins w:id="547" w:author="Dave Cracknell" w:date="2018-06-07T10:09:00Z">
        <w:r>
          <w:t>.</w:t>
        </w:r>
      </w:ins>
      <w:ins w:id="548" w:author="Dave Cracknell" w:date="2018-06-07T10:11:00Z">
        <w:r>
          <w:t xml:space="preserve">   This is planned for mid-June.</w:t>
        </w:r>
      </w:ins>
    </w:p>
    <w:p w:rsidR="00363AA4" w:rsidRDefault="0093438D" w:rsidP="00363AA4">
      <w:pPr>
        <w:pStyle w:val="ListParagraph"/>
        <w:numPr>
          <w:ilvl w:val="0"/>
          <w:numId w:val="9"/>
        </w:numPr>
        <w:rPr>
          <w:ins w:id="549" w:author="Dave Cracknell" w:date="2018-06-07T10:11:00Z"/>
        </w:rPr>
      </w:pPr>
      <w:ins w:id="550" w:author="Dave Cracknell" w:date="2018-06-07T10:13:00Z">
        <w:r>
          <w:t>Resource Management</w:t>
        </w:r>
      </w:ins>
      <w:ins w:id="551" w:author="Dave Cracknell" w:date="2018-06-07T10:14:00Z">
        <w:r>
          <w:t xml:space="preserve">: it is not clear at this time how the system will behave under load </w:t>
        </w:r>
      </w:ins>
      <w:ins w:id="552" w:author="Dave Cracknell" w:date="2018-06-07T10:15:00Z">
        <w:r>
          <w:t xml:space="preserve">and what level of resource management can be provided for this initial release.  </w:t>
        </w:r>
      </w:ins>
      <w:ins w:id="553" w:author="Dave Cracknell" w:date="2018-06-07T10:24:00Z">
        <w:r w:rsidR="0058431B">
          <w:t>This will be evaluated as part of the performance testing that is planned for A</w:t>
        </w:r>
      </w:ins>
      <w:ins w:id="554" w:author="Dave Cracknell" w:date="2018-06-07T10:25:00Z">
        <w:r w:rsidR="0058431B">
          <w:t>ugust.</w:t>
        </w:r>
      </w:ins>
    </w:p>
    <w:p w:rsidR="00363AA4" w:rsidRDefault="00363AA4" w:rsidP="00363AA4">
      <w:pPr>
        <w:pStyle w:val="ListParagraph"/>
        <w:numPr>
          <w:ilvl w:val="0"/>
          <w:numId w:val="9"/>
        </w:numPr>
        <w:rPr>
          <w:ins w:id="555" w:author="Dave Cracknell" w:date="2018-06-07T10:21:00Z"/>
        </w:rPr>
      </w:pPr>
      <w:ins w:id="556" w:author="Dave Cracknell" w:date="2018-06-07T10:09:00Z">
        <w:r>
          <w:t xml:space="preserve">SE integration: </w:t>
        </w:r>
      </w:ins>
      <w:ins w:id="557" w:author="Dave Cracknell" w:date="2018-06-07T10:20:00Z">
        <w:r w:rsidR="0093438D">
          <w:t>design work remains to be completed on providing an optimized interface between the new Execution Engine and RapidsSE</w:t>
        </w:r>
      </w:ins>
      <w:ins w:id="558" w:author="Dave Cracknell" w:date="2018-06-07T10:21:00Z">
        <w:r w:rsidR="0093438D">
          <w:t xml:space="preserve">.  The plan is to complete the design work by the end of June, and at that time we will be able to assess the potential impact of this work.  </w:t>
        </w:r>
      </w:ins>
    </w:p>
    <w:p w:rsidR="0093438D" w:rsidRDefault="0093438D" w:rsidP="00363AA4">
      <w:pPr>
        <w:pStyle w:val="ListParagraph"/>
        <w:numPr>
          <w:ilvl w:val="0"/>
          <w:numId w:val="9"/>
        </w:numPr>
        <w:rPr>
          <w:ins w:id="559" w:author="Dave Cracknell" w:date="2018-06-07T10:31:00Z"/>
        </w:rPr>
      </w:pPr>
      <w:ins w:id="560" w:author="Dave Cracknell" w:date="2018-06-07T10:22:00Z">
        <w:r>
          <w:t xml:space="preserve">Refactoring and core rework – there have been significant changes to the core system which has led to several rounds of refactoring of the code, and this work has </w:t>
        </w:r>
      </w:ins>
      <w:ins w:id="561" w:author="Dave Cracknell" w:date="2018-06-07T10:23:00Z">
        <w:r>
          <w:t xml:space="preserve">taken considerably longer than originally anticipated.   While the majority of this work has been completed, there is still the potential that this could </w:t>
        </w:r>
        <w:r w:rsidR="0058431B">
          <w:t>cause an impact</w:t>
        </w:r>
      </w:ins>
      <w:ins w:id="562" w:author="Dave Cracknell" w:date="2018-06-07T10:24:00Z">
        <w:r w:rsidR="0058431B">
          <w:t xml:space="preserve"> to the schedule.</w:t>
        </w:r>
      </w:ins>
    </w:p>
    <w:p w:rsidR="0058431B" w:rsidRDefault="0058431B" w:rsidP="00363AA4">
      <w:pPr>
        <w:pStyle w:val="ListParagraph"/>
        <w:numPr>
          <w:ilvl w:val="0"/>
          <w:numId w:val="9"/>
        </w:numPr>
        <w:rPr>
          <w:ins w:id="563" w:author="Dave Cracknell" w:date="2018-06-07T10:34:00Z"/>
        </w:rPr>
      </w:pPr>
      <w:ins w:id="564" w:author="Dave Cracknell" w:date="2018-06-07T10:31:00Z">
        <w:r>
          <w:t xml:space="preserve">Performance </w:t>
        </w:r>
      </w:ins>
      <w:ins w:id="565" w:author="Dave Cracknell" w:date="2018-06-07T10:33:00Z">
        <w:r>
          <w:t xml:space="preserve">Tuning </w:t>
        </w:r>
      </w:ins>
      <w:ins w:id="566" w:author="Dave Cracknell" w:date="2018-06-07T10:32:00Z">
        <w:r>
          <w:t>–</w:t>
        </w:r>
      </w:ins>
      <w:ins w:id="567" w:author="Dave Cracknell" w:date="2018-06-07T10:31:00Z">
        <w:r>
          <w:t xml:space="preserve"> </w:t>
        </w:r>
      </w:ins>
      <w:ins w:id="568" w:author="Dave Cracknell" w:date="2018-06-07T10:32:00Z">
        <w:r>
          <w:t xml:space="preserve">while we remain confident that we will be able to achieve the performance goals that we set out, there could be issues that show up during the performance </w:t>
        </w:r>
      </w:ins>
      <w:ins w:id="569" w:author="Dave Cracknell" w:date="2018-06-07T10:33:00Z">
        <w:r>
          <w:t>testing planned for August that could impact the schedule.</w:t>
        </w:r>
      </w:ins>
    </w:p>
    <w:p w:rsidR="00E51925" w:rsidRDefault="00E51925" w:rsidP="00363AA4">
      <w:pPr>
        <w:pStyle w:val="ListParagraph"/>
        <w:numPr>
          <w:ilvl w:val="0"/>
          <w:numId w:val="9"/>
        </w:numPr>
        <w:rPr>
          <w:ins w:id="570" w:author="Dave Cracknell" w:date="2018-06-07T10:38:00Z"/>
        </w:rPr>
      </w:pPr>
      <w:ins w:id="571" w:author="Dave Cracknell" w:date="2018-06-07T10:34:00Z">
        <w:r>
          <w:t xml:space="preserve">User Authentication – this is a high risk component </w:t>
        </w:r>
      </w:ins>
      <w:ins w:id="572" w:author="Dave Cracknell" w:date="2018-06-07T10:35:00Z">
        <w:r>
          <w:t>of the release plan, with work still ongoing related to the feature content for this feature</w:t>
        </w:r>
      </w:ins>
      <w:ins w:id="573" w:author="Dave Cracknell" w:date="2018-06-07T10:38:00Z">
        <w:r>
          <w:t>.</w:t>
        </w:r>
      </w:ins>
      <w:ins w:id="574" w:author="Dave Cracknell" w:date="2018-06-07T10:37:00Z">
        <w:r>
          <w:t xml:space="preserve">  One possible scenario for this feature is to release it as part of an R3.5.1 update release, which would </w:t>
        </w:r>
      </w:ins>
      <w:ins w:id="575" w:author="Dave Cracknell" w:date="2018-06-07T10:38:00Z">
        <w:r>
          <w:t>be made available ahead of R3.6.</w:t>
        </w:r>
      </w:ins>
    </w:p>
    <w:p w:rsidR="00E51925" w:rsidRDefault="00E51925" w:rsidP="00E51925">
      <w:pPr>
        <w:rPr>
          <w:ins w:id="576" w:author="Dave Cracknell" w:date="2018-06-07T10:38:00Z"/>
        </w:rPr>
      </w:pPr>
    </w:p>
    <w:p w:rsidR="00E51925" w:rsidRDefault="00E51925">
      <w:pPr>
        <w:rPr>
          <w:ins w:id="577" w:author="Dave Cracknell" w:date="2018-06-07T10:26:00Z"/>
        </w:rPr>
        <w:pPrChange w:id="578" w:author="Dave Cracknell" w:date="2018-06-07T10:38:00Z">
          <w:pPr>
            <w:pStyle w:val="ListParagraph"/>
            <w:numPr>
              <w:numId w:val="9"/>
            </w:numPr>
            <w:ind w:hanging="360"/>
          </w:pPr>
        </w:pPrChange>
      </w:pPr>
      <w:ins w:id="579" w:author="Dave Cracknell" w:date="2018-06-07T10:38:00Z">
        <w:r>
          <w:t>Based on the above, we will do a checkpoint at th</w:t>
        </w:r>
      </w:ins>
      <w:ins w:id="580" w:author="Dave Cracknell" w:date="2018-06-07T10:39:00Z">
        <w:r>
          <w:t>e end of June when we will have a much clearer picture on the resolution of several of these issues.</w:t>
        </w:r>
      </w:ins>
    </w:p>
    <w:p w:rsidR="004C1EB8" w:rsidRPr="00837AA1" w:rsidDel="00604911" w:rsidRDefault="004C1EB8">
      <w:pPr>
        <w:rPr>
          <w:del w:id="581" w:author="Dave Cracknell" w:date="2018-06-01T15:40:00Z"/>
        </w:rPr>
      </w:pPr>
    </w:p>
    <w:p w:rsidR="004C687A" w:rsidRDefault="004C687A"/>
    <w:p w:rsidR="00324F62" w:rsidRDefault="00324F62" w:rsidP="00324F62">
      <w:pPr>
        <w:pStyle w:val="Heading2"/>
      </w:pPr>
      <w:bookmarkStart w:id="582" w:name="_Toc516131654"/>
      <w:r>
        <w:t>4.</w:t>
      </w:r>
      <w:r w:rsidR="00075B60">
        <w:t>5</w:t>
      </w:r>
      <w:r>
        <w:tab/>
        <w:t>Release 3.6</w:t>
      </w:r>
      <w:bookmarkEnd w:id="582"/>
    </w:p>
    <w:p w:rsidR="00324F62" w:rsidRDefault="00324F62" w:rsidP="004C687A"/>
    <w:p w:rsidR="004C687A" w:rsidRDefault="004C687A" w:rsidP="004C687A">
      <w:pPr>
        <w:rPr>
          <w:b/>
        </w:rPr>
      </w:pPr>
      <w:r>
        <w:rPr>
          <w:b/>
        </w:rPr>
        <w:t xml:space="preserve">Target </w:t>
      </w:r>
      <w:r w:rsidRPr="00DF0239">
        <w:rPr>
          <w:b/>
        </w:rPr>
        <w:t>Delivery date:</w:t>
      </w:r>
      <w:r w:rsidRPr="00DF0239">
        <w:rPr>
          <w:b/>
        </w:rPr>
        <w:tab/>
      </w:r>
      <w:r w:rsidR="00075B60">
        <w:rPr>
          <w:b/>
        </w:rPr>
        <w:t>December</w:t>
      </w:r>
      <w:r>
        <w:rPr>
          <w:b/>
        </w:rPr>
        <w:t xml:space="preserve"> 31</w:t>
      </w:r>
      <w:r w:rsidRPr="00D25A46">
        <w:rPr>
          <w:b/>
          <w:vertAlign w:val="superscript"/>
        </w:rPr>
        <w:t>st</w:t>
      </w:r>
      <w:r>
        <w:rPr>
          <w:b/>
        </w:rPr>
        <w:t xml:space="preserve"> , 2018</w:t>
      </w:r>
    </w:p>
    <w:p w:rsidR="004C687A" w:rsidRDefault="004C687A" w:rsidP="0070757A"/>
    <w:p w:rsidR="00681AD6" w:rsidRDefault="00681AD6" w:rsidP="007A0FD6">
      <w:pPr>
        <w:pStyle w:val="Heading3"/>
      </w:pPr>
      <w:bookmarkStart w:id="583" w:name="_Toc516131655"/>
      <w:r>
        <w:t>4.5.1</w:t>
      </w:r>
      <w:r>
        <w:tab/>
        <w:t>UDF/UDT Support Phase 2</w:t>
      </w:r>
      <w:bookmarkEnd w:id="583"/>
    </w:p>
    <w:p w:rsidR="00681AD6" w:rsidRPr="00681AD6" w:rsidRDefault="00681AD6" w:rsidP="00681AD6">
      <w:r>
        <w:t>Allow customers and third parties to create UDFs and UDTs</w:t>
      </w:r>
    </w:p>
    <w:p w:rsidR="008040FE" w:rsidRDefault="008040FE" w:rsidP="00ED6891">
      <w:pPr>
        <w:pStyle w:val="Heading3"/>
        <w:rPr>
          <w:ins w:id="584" w:author="Dave Cracknell" w:date="2018-06-07T09:51:00Z"/>
        </w:rPr>
      </w:pPr>
      <w:bookmarkStart w:id="585" w:name="_Toc516131656"/>
      <w:ins w:id="586" w:author="Dave Cracknell" w:date="2018-06-07T09:50:00Z">
        <w:r>
          <w:t>4.5.2</w:t>
        </w:r>
        <w:r>
          <w:tab/>
          <w:t>Query Ca</w:t>
        </w:r>
      </w:ins>
      <w:ins w:id="587" w:author="Dave Cracknell" w:date="2018-06-07T09:51:00Z">
        <w:r>
          <w:t>ching</w:t>
        </w:r>
        <w:bookmarkEnd w:id="585"/>
      </w:ins>
    </w:p>
    <w:p w:rsidR="008040FE" w:rsidDel="008040FE" w:rsidRDefault="008040FE" w:rsidP="008040FE">
      <w:pPr>
        <w:pStyle w:val="Heading3"/>
        <w:rPr>
          <w:del w:id="588" w:author="Dave Cracknell" w:date="2018-06-07T09:51:00Z"/>
          <w:moveTo w:id="589" w:author="Dave Cracknell" w:date="2018-06-07T09:51:00Z"/>
        </w:rPr>
      </w:pPr>
      <w:moveToRangeStart w:id="590" w:author="Dave Cracknell" w:date="2018-06-07T09:51:00Z" w:name="move516128391"/>
      <w:moveTo w:id="591" w:author="Dave Cracknell" w:date="2018-06-07T09:51:00Z">
        <w:del w:id="592" w:author="Dave Cracknell" w:date="2018-06-07T09:51:00Z">
          <w:r w:rsidDel="008040FE">
            <w:delText>Query Caching</w:delText>
          </w:r>
        </w:del>
      </w:moveTo>
    </w:p>
    <w:p w:rsidR="008040FE" w:rsidRDefault="008040FE" w:rsidP="008040FE">
      <w:pPr>
        <w:rPr>
          <w:moveTo w:id="593" w:author="Dave Cracknell" w:date="2018-06-07T09:51:00Z"/>
        </w:rPr>
      </w:pPr>
      <w:moveTo w:id="594" w:author="Dave Cracknell" w:date="2018-06-07T09:51:00Z">
        <w:r>
          <w:t>"Query caching" refers to saving a temporary copy of a query result in memory, allowing it to be reused without re-running the query. This may be the result of an entire query or just some useful part of a query. This can increase performance because reusing a cached result is often much faster than executing the query again.</w:t>
        </w:r>
      </w:moveTo>
    </w:p>
    <w:p w:rsidR="008040FE" w:rsidRDefault="008040FE" w:rsidP="008040FE">
      <w:pPr>
        <w:rPr>
          <w:moveTo w:id="595" w:author="Dave Cracknell" w:date="2018-06-07T09:51:00Z"/>
        </w:rPr>
      </w:pPr>
    </w:p>
    <w:p w:rsidR="008040FE" w:rsidRDefault="008040FE" w:rsidP="008040FE">
      <w:pPr>
        <w:rPr>
          <w:moveTo w:id="596" w:author="Dave Cracknell" w:date="2018-06-07T09:51:00Z"/>
        </w:rPr>
      </w:pPr>
      <w:moveTo w:id="597" w:author="Dave Cracknell" w:date="2018-06-07T09:51:00Z">
        <w:r>
          <w:t>The logic for query caching can be separated into two distinct aspects: 1) deciding which queries or parts of queries are likely to be reused, and 2) determining whether a cached result should be maintained in the cache or removed ("evicted") to make room for more useful results.</w:t>
        </w:r>
      </w:moveTo>
    </w:p>
    <w:p w:rsidR="008040FE" w:rsidRDefault="008040FE" w:rsidP="008040FE">
      <w:pPr>
        <w:rPr>
          <w:moveTo w:id="598" w:author="Dave Cracknell" w:date="2018-06-07T09:51:00Z"/>
        </w:rPr>
      </w:pPr>
    </w:p>
    <w:p w:rsidR="008040FE" w:rsidRDefault="008040FE" w:rsidP="008040FE">
      <w:pPr>
        <w:rPr>
          <w:moveTo w:id="599" w:author="Dave Cracknell" w:date="2018-06-07T09:51:00Z"/>
        </w:rPr>
      </w:pPr>
      <w:moveTo w:id="600" w:author="Dave Cracknell" w:date="2018-06-07T09:51:00Z">
        <w:r>
          <w:t>Obvious candidates for caching include subqueries defined using the WITH clause (or other non-materialized views) which are used repeatedly within the main body of a query. Other caching candidates must be found by query analysis. For example, in TPC-H #11:</w:t>
        </w:r>
      </w:moveTo>
    </w:p>
    <w:p w:rsidR="008040FE" w:rsidRDefault="008040FE" w:rsidP="008040FE">
      <w:pPr>
        <w:rPr>
          <w:moveTo w:id="601" w:author="Dave Cracknell" w:date="2018-06-07T09:51:00Z"/>
        </w:rPr>
      </w:pPr>
    </w:p>
    <w:p w:rsidR="008040FE" w:rsidRDefault="008040FE" w:rsidP="008040FE">
      <w:pPr>
        <w:rPr>
          <w:moveTo w:id="602" w:author="Dave Cracknell" w:date="2018-06-07T09:51:00Z"/>
        </w:rPr>
      </w:pPr>
      <w:moveTo w:id="603" w:author="Dave Cracknell" w:date="2018-06-07T09:51:00Z">
        <w:r>
          <w:t>SELECT ...</w:t>
        </w:r>
      </w:moveTo>
    </w:p>
    <w:p w:rsidR="008040FE" w:rsidRPr="00DF0239" w:rsidRDefault="008040FE" w:rsidP="008040FE">
      <w:pPr>
        <w:rPr>
          <w:moveTo w:id="604" w:author="Dave Cracknell" w:date="2018-06-07T09:51:00Z"/>
          <w:highlight w:val="yellow"/>
        </w:rPr>
      </w:pPr>
      <w:moveTo w:id="605" w:author="Dave Cracknell" w:date="2018-06-07T09:51:00Z">
        <w:r>
          <w:t xml:space="preserve">FROM </w:t>
        </w:r>
        <w:r w:rsidRPr="00DF0239">
          <w:rPr>
            <w:highlight w:val="yellow"/>
          </w:rPr>
          <w:t>PARTSUPP, SUPPLIER, NATION</w:t>
        </w:r>
      </w:moveTo>
    </w:p>
    <w:p w:rsidR="008040FE" w:rsidRDefault="008040FE" w:rsidP="008040FE">
      <w:pPr>
        <w:rPr>
          <w:moveTo w:id="606" w:author="Dave Cracknell" w:date="2018-06-07T09:51:00Z"/>
        </w:rPr>
      </w:pPr>
      <w:moveTo w:id="607" w:author="Dave Cracknell" w:date="2018-06-07T09:51:00Z">
        <w:r w:rsidRPr="00DF0239">
          <w:rPr>
            <w:highlight w:val="yellow"/>
          </w:rPr>
          <w:t>WHERE ps_suppkey = s_suppkey AND s_nationkey = n_nationkey AND n_name = 'GERMANY'</w:t>
        </w:r>
      </w:moveTo>
    </w:p>
    <w:p w:rsidR="008040FE" w:rsidRDefault="008040FE" w:rsidP="008040FE">
      <w:pPr>
        <w:rPr>
          <w:moveTo w:id="608" w:author="Dave Cracknell" w:date="2018-06-07T09:51:00Z"/>
        </w:rPr>
      </w:pPr>
      <w:moveTo w:id="609" w:author="Dave Cracknell" w:date="2018-06-07T09:51:00Z">
        <w:r>
          <w:t>HAVING SUM(ps_supplycost * ps_availqty) &gt;</w:t>
        </w:r>
      </w:moveTo>
    </w:p>
    <w:p w:rsidR="008040FE" w:rsidRDefault="008040FE" w:rsidP="008040FE">
      <w:pPr>
        <w:rPr>
          <w:moveTo w:id="610" w:author="Dave Cracknell" w:date="2018-06-07T09:51:00Z"/>
        </w:rPr>
      </w:pPr>
      <w:moveTo w:id="611" w:author="Dave Cracknell" w:date="2018-06-07T09:51:00Z">
        <w:r>
          <w:t>( SELECT ...</w:t>
        </w:r>
      </w:moveTo>
    </w:p>
    <w:p w:rsidR="008040FE" w:rsidRPr="00DF0239" w:rsidRDefault="008040FE" w:rsidP="008040FE">
      <w:pPr>
        <w:rPr>
          <w:moveTo w:id="612" w:author="Dave Cracknell" w:date="2018-06-07T09:51:00Z"/>
          <w:highlight w:val="yellow"/>
        </w:rPr>
      </w:pPr>
      <w:moveTo w:id="613" w:author="Dave Cracknell" w:date="2018-06-07T09:51:00Z">
        <w:r>
          <w:t xml:space="preserve">  </w:t>
        </w:r>
        <w:r w:rsidRPr="008610C5">
          <w:t xml:space="preserve">FROM </w:t>
        </w:r>
        <w:r w:rsidRPr="00DF0239">
          <w:rPr>
            <w:highlight w:val="yellow"/>
          </w:rPr>
          <w:t>PARTSUPP, SUPPLIER, NATION</w:t>
        </w:r>
      </w:moveTo>
    </w:p>
    <w:p w:rsidR="008040FE" w:rsidRDefault="008040FE" w:rsidP="008040FE">
      <w:pPr>
        <w:rPr>
          <w:moveTo w:id="614" w:author="Dave Cracknell" w:date="2018-06-07T09:51:00Z"/>
        </w:rPr>
      </w:pPr>
      <w:moveTo w:id="615" w:author="Dave Cracknell" w:date="2018-06-07T09:51:00Z">
        <w:r w:rsidRPr="00DF0239">
          <w:rPr>
            <w:highlight w:val="yellow"/>
          </w:rPr>
          <w:t xml:space="preserve">  WHERE ps_suppkey = s_suppkey AND s_nationkey = n_nationkey AND n_name = 'GERMANY'</w:t>
        </w:r>
        <w:r>
          <w:t xml:space="preserve"> )</w:t>
        </w:r>
      </w:moveTo>
    </w:p>
    <w:p w:rsidR="008040FE" w:rsidRDefault="008040FE" w:rsidP="008040FE">
      <w:pPr>
        <w:rPr>
          <w:moveTo w:id="616" w:author="Dave Cracknell" w:date="2018-06-07T09:51:00Z"/>
        </w:rPr>
      </w:pPr>
      <w:moveTo w:id="617" w:author="Dave Cracknell" w:date="2018-06-07T09:51:00Z">
        <w:r>
          <w:t>...</w:t>
        </w:r>
      </w:moveTo>
    </w:p>
    <w:p w:rsidR="008040FE" w:rsidRDefault="008040FE" w:rsidP="008040FE">
      <w:pPr>
        <w:rPr>
          <w:moveTo w:id="618" w:author="Dave Cracknell" w:date="2018-06-07T09:51:00Z"/>
        </w:rPr>
      </w:pPr>
    </w:p>
    <w:p w:rsidR="008040FE" w:rsidRDefault="008040FE" w:rsidP="008040FE">
      <w:pPr>
        <w:rPr>
          <w:moveTo w:id="619" w:author="Dave Cracknell" w:date="2018-06-07T09:51:00Z"/>
        </w:rPr>
      </w:pPr>
      <w:moveTo w:id="620" w:author="Dave Cracknell" w:date="2018-06-07T09:51:00Z">
        <w:r>
          <w:t>The complex join and filter in the main body of the query is duplicated in the subquery. If this duplication can be detected, the result of the duplicate operations can be cached and reused, resulting in a significant performance benefit.</w:t>
        </w:r>
      </w:moveTo>
    </w:p>
    <w:p w:rsidR="008040FE" w:rsidRDefault="008040FE" w:rsidP="008040FE">
      <w:pPr>
        <w:rPr>
          <w:moveTo w:id="621" w:author="Dave Cracknell" w:date="2018-06-07T09:51:00Z"/>
        </w:rPr>
      </w:pPr>
    </w:p>
    <w:p w:rsidR="008040FE" w:rsidRDefault="008040FE" w:rsidP="008040FE">
      <w:pPr>
        <w:rPr>
          <w:moveTo w:id="622" w:author="Dave Cracknell" w:date="2018-06-07T09:51:00Z"/>
        </w:rPr>
      </w:pPr>
      <w:moveTo w:id="623" w:author="Dave Cracknell" w:date="2018-06-07T09:51:00Z">
        <w:r>
          <w:t>Other important caching candidates are less obvious. A common scenario is a fully distributed join, where each node sends a request to every other node to execute a certain (usually partial) query. Each node will receive an identical request from every other node. Caching the result rather than re-executing the query can produce a substantial performance benefit.</w:t>
        </w:r>
      </w:moveTo>
    </w:p>
    <w:p w:rsidR="008040FE" w:rsidRDefault="008040FE" w:rsidP="008040FE">
      <w:pPr>
        <w:rPr>
          <w:moveTo w:id="624" w:author="Dave Cracknell" w:date="2018-06-07T09:51:00Z"/>
        </w:rPr>
      </w:pPr>
    </w:p>
    <w:p w:rsidR="008040FE" w:rsidRDefault="008040FE" w:rsidP="008040FE">
      <w:pPr>
        <w:rPr>
          <w:moveTo w:id="625" w:author="Dave Cracknell" w:date="2018-06-07T09:51:00Z"/>
        </w:rPr>
      </w:pPr>
      <w:moveTo w:id="626" w:author="Dave Cracknell" w:date="2018-06-07T09:51:00Z">
        <w:r>
          <w:t>An intelligent cache eviction strategy is also important. For example, in the distributed join scenario just discussed, the cached query result is of very high value initially, but once it has been returned to every other node, its value drops substantially. This differs from a generic cache eviction policy (e.g. LRU caching).</w:t>
        </w:r>
      </w:moveTo>
    </w:p>
    <w:p w:rsidR="008040FE" w:rsidRDefault="008040FE" w:rsidP="008040FE">
      <w:pPr>
        <w:rPr>
          <w:moveTo w:id="627" w:author="Dave Cracknell" w:date="2018-06-07T09:51:00Z"/>
        </w:rPr>
      </w:pPr>
    </w:p>
    <w:p w:rsidR="008040FE" w:rsidRDefault="008040FE" w:rsidP="008040FE">
      <w:pPr>
        <w:rPr>
          <w:moveTo w:id="628" w:author="Dave Cracknell" w:date="2018-06-07T09:51:00Z"/>
        </w:rPr>
      </w:pPr>
      <w:moveTo w:id="629" w:author="Dave Cracknell" w:date="2018-06-07T09:51:00Z">
        <w:r>
          <w:t>Another aspect is the need to integrate the cache logic with transaction handling, particularly for federated queries. A given cached result can only be used by a query if the two are associated with the same (or a compatible) transaction context. Initially any query caching will follow a conservative strategy with respect to transaction context.</w:t>
        </w:r>
      </w:moveTo>
    </w:p>
    <w:moveToRangeEnd w:id="590"/>
    <w:p w:rsidR="008040FE" w:rsidRDefault="008040FE" w:rsidP="008040FE">
      <w:pPr>
        <w:rPr>
          <w:ins w:id="630" w:author="Dave Cracknell" w:date="2018-06-07T09:51:00Z"/>
        </w:rPr>
      </w:pPr>
    </w:p>
    <w:p w:rsidR="008040FE" w:rsidRPr="008040FE" w:rsidRDefault="008040FE">
      <w:pPr>
        <w:rPr>
          <w:ins w:id="631" w:author="Dave Cracknell" w:date="2018-06-07T09:50:00Z"/>
          <w:rPrChange w:id="632" w:author="Dave Cracknell" w:date="2018-06-07T09:51:00Z">
            <w:rPr>
              <w:ins w:id="633" w:author="Dave Cracknell" w:date="2018-06-07T09:50:00Z"/>
            </w:rPr>
          </w:rPrChange>
        </w:rPr>
        <w:pPrChange w:id="634" w:author="Dave Cracknell" w:date="2018-06-07T09:51:00Z">
          <w:pPr>
            <w:pStyle w:val="Heading3"/>
          </w:pPr>
        </w:pPrChange>
      </w:pPr>
      <w:ins w:id="635" w:author="Dave Cracknell" w:date="2018-06-07T09:51:00Z">
        <w:r>
          <w:rPr>
            <w:b/>
          </w:rPr>
          <w:t xml:space="preserve">NOTE:  Following the completion of the R3.5 release </w:t>
        </w:r>
      </w:ins>
      <w:ins w:id="636" w:author="Dave Cracknell" w:date="2018-06-07T09:52:00Z">
        <w:r>
          <w:rPr>
            <w:b/>
          </w:rPr>
          <w:t>we will evaluate whether we can release this feature ahead of the R3.6 release as part of an R3.5.1 update release.</w:t>
        </w:r>
      </w:ins>
    </w:p>
    <w:p w:rsidR="00363AA4" w:rsidRDefault="0070757A">
      <w:pPr>
        <w:pStyle w:val="Heading3"/>
        <w:rPr>
          <w:ins w:id="637" w:author="Dave Cracknell" w:date="2018-06-07T10:03:00Z"/>
        </w:rPr>
        <w:pPrChange w:id="638" w:author="Dave Cracknell" w:date="2018-06-07T10:03:00Z">
          <w:pPr/>
        </w:pPrChange>
      </w:pPr>
      <w:bookmarkStart w:id="639" w:name="_Toc516131657"/>
      <w:r>
        <w:t>4.</w:t>
      </w:r>
      <w:r w:rsidR="00EC2D40">
        <w:t>5</w:t>
      </w:r>
      <w:r>
        <w:t>.</w:t>
      </w:r>
      <w:del w:id="640" w:author="Dave Cracknell" w:date="2018-06-07T09:52:00Z">
        <w:r w:rsidR="009267DD" w:rsidDel="008040FE">
          <w:delText>2</w:delText>
        </w:r>
      </w:del>
      <w:ins w:id="641" w:author="Dave Cracknell" w:date="2018-06-07T09:52:00Z">
        <w:r w:rsidR="008040FE">
          <w:t>3</w:t>
        </w:r>
      </w:ins>
      <w:r>
        <w:tab/>
      </w:r>
      <w:ins w:id="642" w:author="Dave Cracknell" w:date="2018-06-07T10:02:00Z">
        <w:r w:rsidR="00363AA4">
          <w:t>Full OUTER JO</w:t>
        </w:r>
      </w:ins>
      <w:ins w:id="643" w:author="Dave Cracknell" w:date="2018-06-07T10:03:00Z">
        <w:r w:rsidR="00363AA4">
          <w:t>IN</w:t>
        </w:r>
        <w:bookmarkEnd w:id="639"/>
      </w:ins>
    </w:p>
    <w:p w:rsidR="00363AA4" w:rsidRPr="00363AA4" w:rsidRDefault="00363AA4">
      <w:pPr>
        <w:rPr>
          <w:ins w:id="644" w:author="Dave Cracknell" w:date="2018-06-07T10:02:00Z"/>
          <w:rPrChange w:id="645" w:author="Dave Cracknell" w:date="2018-06-07T10:03:00Z">
            <w:rPr>
              <w:ins w:id="646" w:author="Dave Cracknell" w:date="2018-06-07T10:02:00Z"/>
            </w:rPr>
          </w:rPrChange>
        </w:rPr>
        <w:pPrChange w:id="647" w:author="Dave Cracknell" w:date="2018-06-07T10:03:00Z">
          <w:pPr>
            <w:pStyle w:val="Heading3"/>
          </w:pPr>
        </w:pPrChange>
      </w:pPr>
      <w:ins w:id="648" w:author="Dave Cracknell" w:date="2018-06-07T10:03:00Z">
        <w:r>
          <w:t>Provide support for FULL OUTER JOIN.</w:t>
        </w:r>
      </w:ins>
    </w:p>
    <w:p w:rsidR="00ED6891" w:rsidRDefault="00363AA4" w:rsidP="00ED6891">
      <w:pPr>
        <w:pStyle w:val="Heading3"/>
      </w:pPr>
      <w:bookmarkStart w:id="649" w:name="_Toc516131658"/>
      <w:ins w:id="650" w:author="Dave Cracknell" w:date="2018-06-07T10:02:00Z">
        <w:r>
          <w:t>4.5.4</w:t>
        </w:r>
        <w:r>
          <w:tab/>
        </w:r>
      </w:ins>
      <w:r w:rsidR="00ED6891">
        <w:t>Analytic Windowing</w:t>
      </w:r>
      <w:bookmarkEnd w:id="649"/>
    </w:p>
    <w:p w:rsidR="00ED6891" w:rsidRDefault="00ED6891" w:rsidP="00ED6891">
      <w:r>
        <w:t>The syntax proposed below defines the analytic windowing support needed for the TPC-DS queries:</w:t>
      </w:r>
    </w:p>
    <w:p w:rsidR="00ED6891" w:rsidRPr="008741C5" w:rsidRDefault="00ED6891" w:rsidP="00ED6891"/>
    <w:p w:rsidR="00ED6891" w:rsidRPr="000C1421" w:rsidRDefault="00ED6891" w:rsidP="00ED6891">
      <w:pPr>
        <w:rPr>
          <w:b/>
        </w:rPr>
      </w:pPr>
      <w:r w:rsidRPr="000C1421">
        <w:rPr>
          <w:b/>
        </w:rPr>
        <w:t>Syntax:</w:t>
      </w:r>
    </w:p>
    <w:p w:rsidR="00ED6891" w:rsidRDefault="00ED6891" w:rsidP="00ED6891"/>
    <w:p w:rsidR="00ED6891" w:rsidRDefault="00ED6891" w:rsidP="00ED6891">
      <w:r>
        <w:t xml:space="preserve">OVER ( </w:t>
      </w:r>
    </w:p>
    <w:p w:rsidR="00ED6891" w:rsidRDefault="00ED6891" w:rsidP="00ED6891">
      <w:r>
        <w:t xml:space="preserve">       [ &lt;PARTITION BY clause&gt; ]</w:t>
      </w:r>
    </w:p>
    <w:p w:rsidR="00ED6891" w:rsidRDefault="00ED6891" w:rsidP="00ED6891">
      <w:r>
        <w:t xml:space="preserve">       [ &lt;ORDER BY clause&gt; ] </w:t>
      </w:r>
    </w:p>
    <w:p w:rsidR="00ED6891" w:rsidRDefault="00ED6891" w:rsidP="00ED6891">
      <w:r>
        <w:t xml:space="preserve">       [ &lt;ROWS or RANGE clause&gt; ]</w:t>
      </w:r>
    </w:p>
    <w:p w:rsidR="00ED6891" w:rsidRDefault="00ED6891" w:rsidP="00ED6891">
      <w:r>
        <w:t xml:space="preserve">     )</w:t>
      </w:r>
    </w:p>
    <w:p w:rsidR="00ED6891" w:rsidRDefault="00ED6891" w:rsidP="00ED6891">
      <w:r>
        <w:t xml:space="preserve"> </w:t>
      </w:r>
    </w:p>
    <w:p w:rsidR="00ED6891" w:rsidRDefault="00ED6891" w:rsidP="00ED6891">
      <w:r>
        <w:t>&lt;ROWS or RANGE clause&gt; ::=</w:t>
      </w:r>
    </w:p>
    <w:p w:rsidR="00ED6891" w:rsidRDefault="00ED6891" w:rsidP="00ED6891">
      <w:r>
        <w:t xml:space="preserve">  { ROWS | RANGE } &lt;window frame extent&gt;</w:t>
      </w:r>
    </w:p>
    <w:p w:rsidR="00ED6891" w:rsidRDefault="00ED6891" w:rsidP="00ED6891"/>
    <w:p w:rsidR="00ED6891" w:rsidRDefault="00ED6891" w:rsidP="00ED6891">
      <w:r>
        <w:t xml:space="preserve">&lt;window frame extent&gt; ::= </w:t>
      </w:r>
    </w:p>
    <w:p w:rsidR="00ED6891" w:rsidRDefault="00ED6891" w:rsidP="00ED6891">
      <w:r>
        <w:t>{   &lt;window frame between&gt;</w:t>
      </w:r>
    </w:p>
    <w:p w:rsidR="00ED6891" w:rsidRDefault="00ED6891" w:rsidP="00ED6891">
      <w:r>
        <w:t xml:space="preserve">  | &lt;window frame preceding&gt;</w:t>
      </w:r>
    </w:p>
    <w:p w:rsidR="00ED6891" w:rsidRDefault="00ED6891" w:rsidP="00ED6891">
      <w:r>
        <w:t>}</w:t>
      </w:r>
    </w:p>
    <w:p w:rsidR="00ED6891" w:rsidRDefault="00ED6891" w:rsidP="00ED6891">
      <w:r>
        <w:t xml:space="preserve">&lt;window frame between&gt; ::= </w:t>
      </w:r>
    </w:p>
    <w:p w:rsidR="00ED6891" w:rsidRDefault="00ED6891" w:rsidP="00ED6891">
      <w:r>
        <w:t xml:space="preserve">  BETWEEN &lt;window frame bound&gt; AND &lt;window frame bound&gt;</w:t>
      </w:r>
    </w:p>
    <w:p w:rsidR="00ED6891" w:rsidRDefault="00ED6891" w:rsidP="00ED6891"/>
    <w:p w:rsidR="00ED6891" w:rsidRDefault="00ED6891" w:rsidP="00ED6891">
      <w:r>
        <w:t xml:space="preserve">&lt;window frame bound&gt; ::= </w:t>
      </w:r>
    </w:p>
    <w:p w:rsidR="00ED6891" w:rsidRDefault="00ED6891" w:rsidP="00ED6891">
      <w:r>
        <w:t>{   &lt;window frame preceding&gt;</w:t>
      </w:r>
    </w:p>
    <w:p w:rsidR="00ED6891" w:rsidRDefault="00ED6891" w:rsidP="00ED6891">
      <w:r>
        <w:t xml:space="preserve">  | &lt;window frame following&gt;</w:t>
      </w:r>
    </w:p>
    <w:p w:rsidR="00ED6891" w:rsidRDefault="00ED6891" w:rsidP="00ED6891">
      <w:r>
        <w:t>}</w:t>
      </w:r>
    </w:p>
    <w:p w:rsidR="00ED6891" w:rsidRDefault="00ED6891" w:rsidP="00ED6891"/>
    <w:p w:rsidR="00ED6891" w:rsidRDefault="00ED6891" w:rsidP="00ED6891">
      <w:r>
        <w:t xml:space="preserve">&lt;window frame preceding&gt; ::= </w:t>
      </w:r>
    </w:p>
    <w:p w:rsidR="00ED6891" w:rsidRDefault="00ED6891" w:rsidP="00ED6891">
      <w:r>
        <w:t>{   UNBOUNDED PRECEDING</w:t>
      </w:r>
    </w:p>
    <w:p w:rsidR="00ED6891" w:rsidRDefault="00ED6891" w:rsidP="00ED6891">
      <w:r>
        <w:t xml:space="preserve">  | &lt;</w:t>
      </w:r>
      <w:r w:rsidRPr="00A652A6">
        <w:t xml:space="preserve"> </w:t>
      </w:r>
      <w:r>
        <w:t>unsigned literal &gt; PRECEDING</w:t>
      </w:r>
    </w:p>
    <w:p w:rsidR="00ED6891" w:rsidRDefault="00ED6891" w:rsidP="00ED6891">
      <w:r>
        <w:t xml:space="preserve">  | CURRENT ROW</w:t>
      </w:r>
    </w:p>
    <w:p w:rsidR="00ED6891" w:rsidRDefault="00ED6891" w:rsidP="00ED6891">
      <w:r>
        <w:t>}</w:t>
      </w:r>
    </w:p>
    <w:p w:rsidR="00ED6891" w:rsidRDefault="00ED6891" w:rsidP="00ED6891"/>
    <w:p w:rsidR="00ED6891" w:rsidRDefault="00ED6891" w:rsidP="00ED6891">
      <w:r>
        <w:t xml:space="preserve">&lt;window frame following&gt; ::= </w:t>
      </w:r>
    </w:p>
    <w:p w:rsidR="00ED6891" w:rsidRDefault="00ED6891" w:rsidP="00ED6891">
      <w:r>
        <w:t>{   UNBOUNDED FOLLOWING</w:t>
      </w:r>
    </w:p>
    <w:p w:rsidR="00ED6891" w:rsidRDefault="00ED6891" w:rsidP="00ED6891">
      <w:r>
        <w:t xml:space="preserve">  | &lt;unsigned literal&gt; FOLLOWING</w:t>
      </w:r>
    </w:p>
    <w:p w:rsidR="00ED6891" w:rsidRDefault="00ED6891" w:rsidP="00ED6891">
      <w:r>
        <w:t xml:space="preserve">  | CURRENT ROW</w:t>
      </w:r>
    </w:p>
    <w:p w:rsidR="00ED6891" w:rsidRDefault="00ED6891" w:rsidP="00ED6891">
      <w:r>
        <w:t xml:space="preserve"> </w:t>
      </w:r>
    </w:p>
    <w:p w:rsidR="00ED6891" w:rsidRPr="000C1421" w:rsidRDefault="00ED6891" w:rsidP="00ED6891">
      <w:pPr>
        <w:rPr>
          <w:b/>
        </w:rPr>
      </w:pPr>
      <w:r w:rsidRPr="000C1421">
        <w:rPr>
          <w:b/>
        </w:rPr>
        <w:t>Functions:</w:t>
      </w:r>
    </w:p>
    <w:p w:rsidR="00ED6891" w:rsidRDefault="00ED6891" w:rsidP="00ED6891">
      <w:r>
        <w:t xml:space="preserve">Aggregate Functions </w:t>
      </w:r>
    </w:p>
    <w:p w:rsidR="00ED6891" w:rsidRDefault="00ED6891" w:rsidP="00ED6891">
      <w:r>
        <w:t>•        AVG</w:t>
      </w:r>
    </w:p>
    <w:p w:rsidR="00ED6891" w:rsidRDefault="00ED6891" w:rsidP="00ED6891">
      <w:r>
        <w:t>•        COUNT</w:t>
      </w:r>
    </w:p>
    <w:p w:rsidR="00ED6891" w:rsidRDefault="00ED6891" w:rsidP="00ED6891">
      <w:r>
        <w:t>•        MAX</w:t>
      </w:r>
    </w:p>
    <w:p w:rsidR="00ED6891" w:rsidRDefault="00ED6891" w:rsidP="00ED6891">
      <w:r>
        <w:t>•        MIN</w:t>
      </w:r>
    </w:p>
    <w:p w:rsidR="00ED6891" w:rsidRDefault="00ED6891" w:rsidP="00ED6891">
      <w:r>
        <w:t>•        SUM</w:t>
      </w:r>
    </w:p>
    <w:p w:rsidR="00ED6891" w:rsidRDefault="00ED6891" w:rsidP="00ED6891">
      <w:r>
        <w:t>•        STDEV</w:t>
      </w:r>
    </w:p>
    <w:p w:rsidR="00ED6891" w:rsidRDefault="00ED6891" w:rsidP="00ED6891"/>
    <w:p w:rsidR="00ED6891" w:rsidRDefault="00ED6891" w:rsidP="00ED6891">
      <w:r>
        <w:t>Ranking Functions:</w:t>
      </w:r>
    </w:p>
    <w:p w:rsidR="00ED6891" w:rsidRDefault="00ED6891" w:rsidP="00ED6891">
      <w:r>
        <w:t>•        DENSE_RANK</w:t>
      </w:r>
    </w:p>
    <w:p w:rsidR="00ED6891" w:rsidRDefault="00ED6891" w:rsidP="00ED6891">
      <w:r>
        <w:t>•        NTILE</w:t>
      </w:r>
    </w:p>
    <w:p w:rsidR="00ED6891" w:rsidRDefault="00ED6891" w:rsidP="00ED6891">
      <w:r>
        <w:t>•        RANK</w:t>
      </w:r>
    </w:p>
    <w:p w:rsidR="00ED6891" w:rsidRDefault="00ED6891" w:rsidP="00ED6891">
      <w:r>
        <w:t>•        ROW_NUMBER</w:t>
      </w:r>
    </w:p>
    <w:p w:rsidR="00ED6891" w:rsidRDefault="00ED6891" w:rsidP="00ED6891">
      <w:r>
        <w:t xml:space="preserve"> </w:t>
      </w:r>
    </w:p>
    <w:p w:rsidR="00ED6891" w:rsidRDefault="00ED6891" w:rsidP="00ED6891">
      <w:r>
        <w:t>The following will not be supported:</w:t>
      </w:r>
    </w:p>
    <w:p w:rsidR="00ED6891" w:rsidRPr="000C1421" w:rsidRDefault="00ED6891" w:rsidP="00ED6891">
      <w:pPr>
        <w:rPr>
          <w:b/>
        </w:rPr>
      </w:pPr>
      <w:r w:rsidRPr="000C1421">
        <w:rPr>
          <w:b/>
        </w:rPr>
        <w:t>Analytic Functions:</w:t>
      </w:r>
    </w:p>
    <w:p w:rsidR="00ED6891" w:rsidRDefault="00ED6891" w:rsidP="00ED6891">
      <w:r>
        <w:t>•        CUME_DIST</w:t>
      </w:r>
    </w:p>
    <w:p w:rsidR="00ED6891" w:rsidRDefault="00ED6891" w:rsidP="00ED6891">
      <w:r>
        <w:t>•        FIRST_VALUE</w:t>
      </w:r>
    </w:p>
    <w:p w:rsidR="00ED6891" w:rsidRDefault="00ED6891" w:rsidP="00ED6891">
      <w:r>
        <w:t>•        LAG</w:t>
      </w:r>
    </w:p>
    <w:p w:rsidR="00ED6891" w:rsidRDefault="00ED6891" w:rsidP="00ED6891">
      <w:r>
        <w:t>•        LAST_VALUE</w:t>
      </w:r>
    </w:p>
    <w:p w:rsidR="00ED6891" w:rsidRDefault="00ED6891" w:rsidP="00ED6891">
      <w:r>
        <w:t>•        LEAD</w:t>
      </w:r>
    </w:p>
    <w:p w:rsidR="00ED6891" w:rsidRDefault="00ED6891" w:rsidP="00ED6891">
      <w:r>
        <w:t>•        PERCENTILE_CONT</w:t>
      </w:r>
    </w:p>
    <w:p w:rsidR="00ED6891" w:rsidRDefault="00ED6891" w:rsidP="00ED6891">
      <w:r>
        <w:t>•        PERCENTILE_DISC</w:t>
      </w:r>
    </w:p>
    <w:p w:rsidR="00ED6891" w:rsidRDefault="00ED6891" w:rsidP="00ED6891">
      <w:r>
        <w:t>•        PERCENT_RANK</w:t>
      </w:r>
    </w:p>
    <w:p w:rsidR="00ED6891" w:rsidRDefault="00ED6891" w:rsidP="00ED6891"/>
    <w:p w:rsidR="00ED6891" w:rsidRDefault="00ED6891" w:rsidP="00ED6891">
      <w:r w:rsidRPr="000C1421">
        <w:rPr>
          <w:b/>
        </w:rPr>
        <w:t>Regression Functions</w:t>
      </w:r>
    </w:p>
    <w:p w:rsidR="00ED6891" w:rsidRDefault="00ED6891" w:rsidP="00ED6891">
      <w:r>
        <w:t>•        REGR_AVGX</w:t>
      </w:r>
    </w:p>
    <w:p w:rsidR="00ED6891" w:rsidRDefault="00ED6891" w:rsidP="00ED6891">
      <w:r>
        <w:t>•        REGR_AVGY</w:t>
      </w:r>
    </w:p>
    <w:p w:rsidR="00ED6891" w:rsidRDefault="00ED6891" w:rsidP="00ED6891">
      <w:r>
        <w:t>•        REGR_COUNT</w:t>
      </w:r>
    </w:p>
    <w:p w:rsidR="00ED6891" w:rsidRDefault="00ED6891" w:rsidP="00ED6891">
      <w:r>
        <w:t>•        REGR_INTERCEPT</w:t>
      </w:r>
    </w:p>
    <w:p w:rsidR="00ED6891" w:rsidRDefault="00ED6891" w:rsidP="00ED6891">
      <w:r>
        <w:t>•        REGR_R2</w:t>
      </w:r>
    </w:p>
    <w:p w:rsidR="00ED6891" w:rsidRDefault="00ED6891" w:rsidP="00ED6891">
      <w:r>
        <w:t>•        REGR_SLOPE</w:t>
      </w:r>
    </w:p>
    <w:p w:rsidR="00ED6891" w:rsidRDefault="00ED6891" w:rsidP="00ED6891">
      <w:r>
        <w:t>•        REGR_SXX</w:t>
      </w:r>
    </w:p>
    <w:p w:rsidR="00ED6891" w:rsidRDefault="00ED6891" w:rsidP="00ED6891">
      <w:r>
        <w:t>•        REGR_SXY</w:t>
      </w:r>
    </w:p>
    <w:p w:rsidR="00ED6891" w:rsidRDefault="00ED6891" w:rsidP="00ED6891">
      <w:r>
        <w:t>•        REGR_SYY</w:t>
      </w:r>
    </w:p>
    <w:p w:rsidR="00DD7DA7" w:rsidRDefault="00DD7DA7" w:rsidP="00ED6891"/>
    <w:p w:rsidR="00681AD6" w:rsidRDefault="00681AD6" w:rsidP="00ED6891">
      <w:pPr>
        <w:pStyle w:val="Heading3"/>
      </w:pPr>
      <w:bookmarkStart w:id="651" w:name="_Toc516131659"/>
      <w:r>
        <w:t>4.5.</w:t>
      </w:r>
      <w:del w:id="652" w:author="Dave Cracknell" w:date="2018-06-07T09:52:00Z">
        <w:r w:rsidR="009267DD" w:rsidDel="008040FE">
          <w:delText>3</w:delText>
        </w:r>
      </w:del>
      <w:ins w:id="653" w:author="Dave Cracknell" w:date="2018-06-07T10:03:00Z">
        <w:r w:rsidR="00363AA4">
          <w:t>5</w:t>
        </w:r>
      </w:ins>
      <w:r>
        <w:tab/>
        <w:t>ROLLUP</w:t>
      </w:r>
      <w:bookmarkEnd w:id="651"/>
    </w:p>
    <w:p w:rsidR="00681AD6" w:rsidRPr="00681AD6" w:rsidRDefault="00681AD6" w:rsidP="00681AD6">
      <w:r>
        <w:t>Provide support for the ROLLUP clause to allow e</w:t>
      </w:r>
      <w:r w:rsidR="00837AA1">
        <w:t>xecution of the TPC-DS queries that use ROLLUP.   The specific syntax and semantics are TDB at this time.</w:t>
      </w:r>
    </w:p>
    <w:p w:rsidR="00053DCE" w:rsidRPr="00971B3E" w:rsidRDefault="00053DCE" w:rsidP="00053DCE">
      <w:pPr>
        <w:pStyle w:val="Heading3"/>
      </w:pPr>
      <w:bookmarkStart w:id="654" w:name="_Toc516131660"/>
      <w:r>
        <w:t>4.5.</w:t>
      </w:r>
      <w:del w:id="655" w:author="Dave Cracknell" w:date="2018-06-07T09:52:00Z">
        <w:r w:rsidR="009267DD" w:rsidDel="008040FE">
          <w:delText>4</w:delText>
        </w:r>
      </w:del>
      <w:ins w:id="656" w:author="Dave Cracknell" w:date="2018-06-07T10:03:00Z">
        <w:r w:rsidR="00363AA4">
          <w:t>6</w:t>
        </w:r>
      </w:ins>
      <w:r>
        <w:tab/>
        <w:t>Cost-based Optimizer (Phase 1) - JOIN Order</w:t>
      </w:r>
      <w:bookmarkEnd w:id="654"/>
    </w:p>
    <w:p w:rsidR="00053DCE" w:rsidRDefault="00053DCE" w:rsidP="00053DCE">
      <w:r>
        <w:t>One of the biggest performance issues with the tuning of complex queries against large datasets is the ordering of the tables in a query.  This is an extension to the RapidsDB Query Optimizer so that it can reorder the sequence of tables in a query based on a set of cost-based heuristics (eg number of rows in a table).</w:t>
      </w:r>
    </w:p>
    <w:p w:rsidR="00837AA1" w:rsidRDefault="00837AA1" w:rsidP="00837AA1">
      <w:pPr>
        <w:pStyle w:val="Heading3"/>
      </w:pPr>
      <w:bookmarkStart w:id="657" w:name="_Toc516131661"/>
      <w:r>
        <w:t>4.5.</w:t>
      </w:r>
      <w:del w:id="658" w:author="Dave Cracknell" w:date="2018-06-07T09:53:00Z">
        <w:r w:rsidR="009267DD" w:rsidDel="008040FE">
          <w:delText>5</w:delText>
        </w:r>
      </w:del>
      <w:ins w:id="659" w:author="Dave Cracknell" w:date="2018-06-07T10:03:00Z">
        <w:r w:rsidR="00363AA4">
          <w:t>7</w:t>
        </w:r>
      </w:ins>
      <w:r>
        <w:tab/>
        <w:t>TPC-H SF1</w:t>
      </w:r>
      <w:r w:rsidR="007876C3">
        <w:t>0</w:t>
      </w:r>
      <w:r>
        <w:t>000 Phase 2</w:t>
      </w:r>
      <w:bookmarkEnd w:id="657"/>
    </w:p>
    <w:p w:rsidR="00837AA1" w:rsidRDefault="00837AA1" w:rsidP="00837AA1">
      <w:r>
        <w:t>Support the ability to run a TPC-H SF1</w:t>
      </w:r>
      <w:r w:rsidR="007876C3">
        <w:t>0</w:t>
      </w:r>
      <w:r>
        <w:t>000 benchmark against RapidsSE using the original queries as specified in the TPC-H specification, ie without having to change the queries to deal with join ordering.</w:t>
      </w:r>
    </w:p>
    <w:p w:rsidR="00AF039B" w:rsidRDefault="00AF039B" w:rsidP="00837AA1"/>
    <w:p w:rsidR="00AF039B" w:rsidRPr="00307727" w:rsidRDefault="00AF039B" w:rsidP="00AF039B">
      <w:pPr>
        <w:rPr>
          <w:b/>
        </w:rPr>
      </w:pPr>
      <w:r>
        <w:rPr>
          <w:b/>
        </w:rPr>
        <w:t xml:space="preserve">NOTE: In order to be able to run an SF1000 benchmark we will need access to the </w:t>
      </w:r>
      <w:r w:rsidRPr="00AF039B">
        <w:rPr>
          <w:b/>
        </w:rPr>
        <w:t>x1e.32xLarge</w:t>
      </w:r>
      <w:r>
        <w:rPr>
          <w:b/>
        </w:rPr>
        <w:t xml:space="preserve"> EC2 instances on AWS due to the amount of memory needed.</w:t>
      </w:r>
    </w:p>
    <w:p w:rsidR="00AF039B" w:rsidRDefault="00AF039B" w:rsidP="00837AA1"/>
    <w:p w:rsidR="00ED6891" w:rsidRDefault="00ED6891" w:rsidP="00ED6891">
      <w:pPr>
        <w:pStyle w:val="Heading3"/>
      </w:pPr>
      <w:bookmarkStart w:id="660" w:name="_Toc516131662"/>
      <w:r>
        <w:t>4.</w:t>
      </w:r>
      <w:r w:rsidR="00837AA1">
        <w:t>5.</w:t>
      </w:r>
      <w:del w:id="661" w:author="Dave Cracknell" w:date="2018-06-07T09:53:00Z">
        <w:r w:rsidR="009267DD" w:rsidDel="008040FE">
          <w:delText>6</w:delText>
        </w:r>
      </w:del>
      <w:ins w:id="662" w:author="Dave Cracknell" w:date="2018-06-07T10:03:00Z">
        <w:r w:rsidR="00363AA4">
          <w:t>8</w:t>
        </w:r>
      </w:ins>
      <w:r>
        <w:tab/>
        <w:t>TPC-DS</w:t>
      </w:r>
      <w:r w:rsidR="00837AA1">
        <w:t xml:space="preserve"> SF1000 Phase 1</w:t>
      </w:r>
      <w:bookmarkEnd w:id="660"/>
    </w:p>
    <w:p w:rsidR="00DD7DA7" w:rsidRDefault="00ED6891" w:rsidP="00992CE8">
      <w:r>
        <w:t>With the support being added for Analytic Windowing</w:t>
      </w:r>
      <w:r w:rsidR="00837AA1">
        <w:t xml:space="preserve">, ROLLUP and FULL Outer Join we should now able to run all 99 TPC-DS queries.   In order to get the maximum performance we may still need to manually tune some of the queries depending on whether there are other </w:t>
      </w:r>
      <w:r w:rsidR="00053DCE">
        <w:t xml:space="preserve">optimizer enhancements needed beyond </w:t>
      </w:r>
      <w:r w:rsidR="00837AA1">
        <w:t xml:space="preserve">the JOIN order support </w:t>
      </w:r>
      <w:r w:rsidR="00053DCE">
        <w:t>already planned.</w:t>
      </w:r>
    </w:p>
    <w:p w:rsidR="00AF039B" w:rsidRDefault="00AF039B" w:rsidP="00992CE8"/>
    <w:p w:rsidR="00AF039B" w:rsidRPr="00307727" w:rsidRDefault="00AF039B" w:rsidP="00AF039B">
      <w:pPr>
        <w:rPr>
          <w:b/>
        </w:rPr>
      </w:pPr>
      <w:r>
        <w:rPr>
          <w:b/>
        </w:rPr>
        <w:t xml:space="preserve">NOTE: In order to be able to run an SF1000 benchmark we will need access to systems with an aggregate total of </w:t>
      </w:r>
      <w:ins w:id="663" w:author="Dave Cracknell" w:date="2018-06-07T10:03:00Z">
        <w:r w:rsidR="00363AA4">
          <w:rPr>
            <w:b/>
          </w:rPr>
          <w:t xml:space="preserve">at least </w:t>
        </w:r>
      </w:ins>
      <w:del w:id="664" w:author="Dave Cracknell" w:date="2018-06-07T10:03:00Z">
        <w:r w:rsidDel="00363AA4">
          <w:rPr>
            <w:b/>
          </w:rPr>
          <w:delText>2.5</w:delText>
        </w:r>
      </w:del>
      <w:ins w:id="665" w:author="Dave Cracknell" w:date="2018-06-07T10:03:00Z">
        <w:r w:rsidR="00363AA4">
          <w:rPr>
            <w:b/>
          </w:rPr>
          <w:t>3</w:t>
        </w:r>
      </w:ins>
      <w:r>
        <w:rPr>
          <w:b/>
        </w:rPr>
        <w:t>TB of memory.  The shared memory segment used by RapidsSE must be the same size on each node that RapidsSE is running on.</w:t>
      </w:r>
    </w:p>
    <w:p w:rsidR="00AF039B" w:rsidRDefault="00AF039B" w:rsidP="00992CE8"/>
    <w:p w:rsidR="004C687A" w:rsidRDefault="00E944C4" w:rsidP="00D25A46">
      <w:pPr>
        <w:pStyle w:val="Heading3"/>
      </w:pPr>
      <w:bookmarkStart w:id="666" w:name="_Toc516131663"/>
      <w:r>
        <w:t>4.</w:t>
      </w:r>
      <w:r w:rsidR="00053DCE">
        <w:t>5.</w:t>
      </w:r>
      <w:del w:id="667" w:author="Dave Cracknell" w:date="2018-06-07T09:53:00Z">
        <w:r w:rsidR="009267DD" w:rsidDel="008040FE">
          <w:delText>7</w:delText>
        </w:r>
      </w:del>
      <w:ins w:id="668" w:author="Dave Cracknell" w:date="2018-06-07T10:04:00Z">
        <w:r w:rsidR="00363AA4">
          <w:t>9</w:t>
        </w:r>
      </w:ins>
      <w:r>
        <w:tab/>
      </w:r>
      <w:r w:rsidR="004C687A">
        <w:t>RapidsSE</w:t>
      </w:r>
      <w:bookmarkEnd w:id="666"/>
    </w:p>
    <w:p w:rsidR="004C687A" w:rsidRDefault="004C687A" w:rsidP="004C687A">
      <w:pPr>
        <w:pStyle w:val="Heading4"/>
      </w:pPr>
      <w:bookmarkStart w:id="669" w:name="_Toc516131664"/>
      <w:r>
        <w:t>4.</w:t>
      </w:r>
      <w:r w:rsidR="00053DCE">
        <w:t>5.</w:t>
      </w:r>
      <w:del w:id="670" w:author="Dave Cracknell" w:date="2018-06-07T09:53:00Z">
        <w:r w:rsidR="009267DD" w:rsidDel="008040FE">
          <w:delText>7</w:delText>
        </w:r>
      </w:del>
      <w:ins w:id="671" w:author="Dave Cracknell" w:date="2018-06-07T10:04:00Z">
        <w:r w:rsidR="00363AA4">
          <w:t>9</w:t>
        </w:r>
      </w:ins>
      <w:r>
        <w:t>.1</w:t>
      </w:r>
      <w:r>
        <w:tab/>
        <w:t>Schema Metadata Persistence</w:t>
      </w:r>
      <w:bookmarkEnd w:id="669"/>
    </w:p>
    <w:p w:rsidR="004C687A" w:rsidRDefault="004C687A" w:rsidP="004C687A">
      <w:r>
        <w:t xml:space="preserve">RapidsSE will persist the schema metadata so that when the RapidsSE Cluster is restarted the schema metadata will be automatically restored to the point at which the RapidsSE Cluster was stopped.   </w:t>
      </w:r>
    </w:p>
    <w:p w:rsidR="004C687A" w:rsidRDefault="004C687A" w:rsidP="004C687A">
      <w:pPr>
        <w:pStyle w:val="Heading4"/>
      </w:pPr>
      <w:bookmarkStart w:id="672" w:name="_Toc516131665"/>
      <w:r>
        <w:t>4.</w:t>
      </w:r>
      <w:r w:rsidR="00053DCE">
        <w:t>5.</w:t>
      </w:r>
      <w:del w:id="673" w:author="Dave Cracknell" w:date="2018-06-07T09:53:00Z">
        <w:r w:rsidR="009267DD" w:rsidDel="008040FE">
          <w:delText>7</w:delText>
        </w:r>
      </w:del>
      <w:ins w:id="674" w:author="Dave Cracknell" w:date="2018-06-07T10:04:00Z">
        <w:r w:rsidR="00363AA4">
          <w:t>9</w:t>
        </w:r>
      </w:ins>
      <w:r w:rsidR="009267DD">
        <w:t>.2</w:t>
      </w:r>
      <w:r>
        <w:tab/>
        <w:t>Row Data Persistence</w:t>
      </w:r>
      <w:bookmarkEnd w:id="672"/>
    </w:p>
    <w:p w:rsidR="00C2762B" w:rsidRDefault="004C687A">
      <w:r>
        <w:t xml:space="preserve">RapidsSE will persist the row data so that when the RapidsSE Cluster is restarted the row data will be automatically restored to the point at which the RapidsSE Cluster was stopped.  </w:t>
      </w:r>
    </w:p>
    <w:p w:rsidR="00C2762B" w:rsidRDefault="00C2762B"/>
    <w:p w:rsidR="00C2762B" w:rsidRDefault="00C2762B" w:rsidP="00C2762B">
      <w:pPr>
        <w:pStyle w:val="Heading2"/>
      </w:pPr>
      <w:bookmarkStart w:id="675" w:name="_Toc516131666"/>
      <w:r>
        <w:t>5.</w:t>
      </w:r>
      <w:r>
        <w:tab/>
        <w:t>Field Projects</w:t>
      </w:r>
      <w:bookmarkEnd w:id="675"/>
    </w:p>
    <w:p w:rsidR="00C2762B" w:rsidRPr="00C2762B" w:rsidRDefault="00C2762B" w:rsidP="00C2762B">
      <w:r>
        <w:t>The following is a list of projects that are being developed by the Field Team, and which will need to be coordinated with the Development Plan once the schedules and content for these projects have been finalized.</w:t>
      </w:r>
    </w:p>
    <w:p w:rsidR="00C2762B" w:rsidRDefault="00C2762B" w:rsidP="00C2762B">
      <w:pPr>
        <w:pStyle w:val="Heading3"/>
      </w:pPr>
      <w:bookmarkStart w:id="676" w:name="_Toc516131667"/>
      <w:bookmarkStart w:id="677" w:name="_Hlk514451582"/>
      <w:r>
        <w:t>5.1</w:t>
      </w:r>
      <w:r>
        <w:tab/>
        <w:t>Parallel Loader</w:t>
      </w:r>
      <w:bookmarkEnd w:id="676"/>
    </w:p>
    <w:p w:rsidR="00C2762B" w:rsidRPr="00C2762B" w:rsidRDefault="00C2762B" w:rsidP="00C2762B">
      <w:r>
        <w:t xml:space="preserve">The Parallel Loader will require support from RapidsSE to provide the set of interfaces that will be used for loading data into </w:t>
      </w:r>
      <w:r w:rsidR="00874573">
        <w:t xml:space="preserve">and out of </w:t>
      </w:r>
      <w:r>
        <w:t>RapidsSE.   Initially, the data will be loaded as delimited files taking advantage of the support already provided by RapidsSE for loading delimited files.   It is expected that this set of interfaces will be enhanced as the Parallel Loader project move forward.</w:t>
      </w:r>
    </w:p>
    <w:p w:rsidR="00C2762B" w:rsidRDefault="00C2762B" w:rsidP="00C2762B">
      <w:pPr>
        <w:pStyle w:val="Heading3"/>
      </w:pPr>
      <w:bookmarkStart w:id="678" w:name="_Toc516131668"/>
      <w:bookmarkEnd w:id="677"/>
      <w:r>
        <w:t>5.2</w:t>
      </w:r>
      <w:r>
        <w:tab/>
        <w:t>Licensing</w:t>
      </w:r>
      <w:bookmarkEnd w:id="678"/>
      <w:r w:rsidR="004C687A">
        <w:t xml:space="preserve"> </w:t>
      </w:r>
    </w:p>
    <w:p w:rsidR="001A4D85" w:rsidRDefault="001A4D85" w:rsidP="001A4D85">
      <w:r>
        <w:t>Details TBD</w:t>
      </w:r>
    </w:p>
    <w:p w:rsidR="00E111ED" w:rsidRPr="00AF039B" w:rsidRDefault="00E111ED" w:rsidP="001A4D85">
      <w:pPr>
        <w:rPr>
          <w:rFonts w:eastAsiaTheme="minorEastAsia"/>
          <w:lang w:eastAsia="zh-CN"/>
        </w:rPr>
      </w:pPr>
      <w:r>
        <w:t>Licensing will provide a mechanism to produce and manage licenses for c</w:t>
      </w:r>
      <w:r w:rsidR="00307A99">
        <w:t xml:space="preserve">ustomers.  It will enable release packages </w:t>
      </w:r>
      <w:r w:rsidR="00AF039B">
        <w:t xml:space="preserve">to </w:t>
      </w:r>
      <w:r w:rsidR="00307A99">
        <w:t>be licensed and avoid unauthorized usage of Rapids products.  Furthermore</w:t>
      </w:r>
      <w:r w:rsidR="00AF039B">
        <w:t>,</w:t>
      </w:r>
      <w:r w:rsidR="00307A99">
        <w:t xml:space="preserve"> it will make the release packages difficult to be decompiled and thus avoid </w:t>
      </w:r>
      <w:r w:rsidR="00307A99">
        <w:rPr>
          <w:rFonts w:eastAsiaTheme="minorEastAsia" w:hint="eastAsia"/>
          <w:lang w:eastAsia="zh-CN"/>
        </w:rPr>
        <w:t>in</w:t>
      </w:r>
      <w:r w:rsidR="00307A99">
        <w:rPr>
          <w:rFonts w:eastAsiaTheme="minorEastAsia"/>
          <w:lang w:eastAsia="zh-CN"/>
        </w:rPr>
        <w:t>tellectual property leak and infringement.</w:t>
      </w:r>
    </w:p>
    <w:p w:rsidR="00C2762B" w:rsidRDefault="00C2762B" w:rsidP="00C2762B">
      <w:pPr>
        <w:pStyle w:val="Heading3"/>
      </w:pPr>
      <w:bookmarkStart w:id="679" w:name="_Toc516131669"/>
      <w:r>
        <w:t>5.3</w:t>
      </w:r>
      <w:r>
        <w:tab/>
        <w:t>Unified JDBC Driver/rapids-shell</w:t>
      </w:r>
      <w:bookmarkEnd w:id="679"/>
    </w:p>
    <w:p w:rsidR="00992CE8" w:rsidRDefault="00C2762B" w:rsidP="00C2762B">
      <w:r>
        <w:t xml:space="preserve">The Field Team will be responsible </w:t>
      </w:r>
      <w:r w:rsidR="005E3C81">
        <w:t xml:space="preserve">upgrading </w:t>
      </w:r>
      <w:r w:rsidR="00AF039B">
        <w:t xml:space="preserve">the </w:t>
      </w:r>
      <w:r w:rsidR="005E3C81">
        <w:t xml:space="preserve">Unified JDBC Driver to match Rapids JDBC Driver changes.  </w:t>
      </w:r>
      <w:r w:rsidR="00AF039B">
        <w:t xml:space="preserve">The </w:t>
      </w:r>
      <w:r w:rsidR="005E3C81">
        <w:t xml:space="preserve">Field Team will also make </w:t>
      </w:r>
      <w:r>
        <w:t>any changes to the rapids-shell in order to access foreign databases from the rapids-shell using the Unified JDBC Driver</w:t>
      </w:r>
      <w:r w:rsidR="005E3C81">
        <w:t xml:space="preserve">, while </w:t>
      </w:r>
      <w:r w:rsidR="00655146">
        <w:t xml:space="preserve">core team </w:t>
      </w:r>
      <w:r w:rsidR="00AF039B">
        <w:t xml:space="preserve">will continue to </w:t>
      </w:r>
      <w:r w:rsidR="00655146">
        <w:t xml:space="preserve">evolve the rapids-shell features.  </w:t>
      </w:r>
      <w:r w:rsidR="00AF039B">
        <w:t xml:space="preserve">The </w:t>
      </w:r>
      <w:r w:rsidR="00655146">
        <w:t xml:space="preserve">Rapids-shell will be maintained by both teams as </w:t>
      </w:r>
      <w:r w:rsidR="00AF039B">
        <w:t>a single</w:t>
      </w:r>
      <w:r w:rsidR="00655146">
        <w:t xml:space="preserve"> source code repository.</w:t>
      </w:r>
    </w:p>
    <w:p w:rsidR="00992CE8" w:rsidDel="00A64937" w:rsidRDefault="00992CE8" w:rsidP="00992CE8">
      <w:pPr>
        <w:pStyle w:val="Heading3"/>
        <w:rPr>
          <w:del w:id="680" w:author="Dave Cracknell" w:date="2018-06-01T16:05:00Z"/>
        </w:rPr>
      </w:pPr>
      <w:del w:id="681" w:author="Dave Cracknell" w:date="2018-06-01T16:05:00Z">
        <w:r w:rsidDel="00A64937">
          <w:delText>5.4</w:delText>
        </w:r>
        <w:r w:rsidDel="00A64937">
          <w:tab/>
          <w:delText>RapidsDB Manager</w:delText>
        </w:r>
      </w:del>
    </w:p>
    <w:p w:rsidR="00355BBD" w:rsidDel="00A64937" w:rsidRDefault="00992CE8" w:rsidP="00992CE8">
      <w:pPr>
        <w:rPr>
          <w:del w:id="682" w:author="Dave Cracknell" w:date="2018-06-01T16:05:00Z"/>
        </w:rPr>
      </w:pPr>
      <w:del w:id="683" w:author="Dave Cracknell" w:date="2018-06-01T16:05:00Z">
        <w:r w:rsidDel="00A64937">
          <w:delText>Details TBD</w:delText>
        </w:r>
      </w:del>
    </w:p>
    <w:p w:rsidR="00355BBD" w:rsidRDefault="00355BBD" w:rsidP="00355BBD">
      <w:pPr>
        <w:pStyle w:val="Heading3"/>
      </w:pPr>
      <w:bookmarkStart w:id="684" w:name="_Toc516131670"/>
      <w:r>
        <w:t>5.</w:t>
      </w:r>
      <w:del w:id="685" w:author="Dave Cracknell" w:date="2018-06-01T16:05:00Z">
        <w:r w:rsidDel="00A64937">
          <w:delText>5</w:delText>
        </w:r>
      </w:del>
      <w:ins w:id="686" w:author="Dave Cracknell" w:date="2018-06-01T16:05:00Z">
        <w:r w:rsidR="00A64937">
          <w:t>4</w:t>
        </w:r>
      </w:ins>
      <w:r>
        <w:tab/>
      </w:r>
      <w:r w:rsidR="00CF0C22">
        <w:t xml:space="preserve"> In-database AI Phase I</w:t>
      </w:r>
      <w:bookmarkEnd w:id="684"/>
    </w:p>
    <w:p w:rsidR="00CF0C22" w:rsidRPr="00355BBD" w:rsidRDefault="00355BBD" w:rsidP="00355BBD">
      <w:r>
        <w:t>It is expected that the UDF/UDT support being provided in R3.5 will allow for the integration of non-iterative functions from R</w:t>
      </w:r>
      <w:r w:rsidR="00CF0C22">
        <w:t xml:space="preserve"> and/or chosen AI/ML frameworks</w:t>
      </w:r>
      <w:r>
        <w:t xml:space="preserve"> into RapidsDB.   Support for iterative functions will not be provided in 2018.  Details for what </w:t>
      </w:r>
      <w:r w:rsidR="00CF0C22">
        <w:t>AI/ML</w:t>
      </w:r>
      <w:r>
        <w:t xml:space="preserve"> functions can be supported in 2018 are TBD.</w:t>
      </w:r>
      <w:r w:rsidR="00CF0C22">
        <w:t xml:space="preserve">  Phase I will mainly enable execution of trained models inside of RapidsDB, so that AI/ML functions can be called in SQL statements directly.</w:t>
      </w:r>
    </w:p>
    <w:p w:rsidR="001A4D85" w:rsidRDefault="001A4D85" w:rsidP="00C2762B"/>
    <w:p w:rsidR="001A4D85" w:rsidRDefault="001A4D85" w:rsidP="001A4D85">
      <w:pPr>
        <w:pStyle w:val="Heading2"/>
      </w:pPr>
      <w:bookmarkStart w:id="687" w:name="_Toc516131671"/>
      <w:r>
        <w:t>6.</w:t>
      </w:r>
      <w:r>
        <w:tab/>
        <w:t>Future Projects</w:t>
      </w:r>
      <w:bookmarkEnd w:id="687"/>
    </w:p>
    <w:p w:rsidR="001A4D85" w:rsidRDefault="001A4D85" w:rsidP="00992CE8">
      <w:r>
        <w:t>The following is a list of projects that have been discussed but which are not part of the 2018 Development Plan:</w:t>
      </w:r>
    </w:p>
    <w:p w:rsidR="00992CE8" w:rsidRDefault="00992CE8" w:rsidP="00992CE8"/>
    <w:p w:rsidR="00992CE8" w:rsidRDefault="00992CE8" w:rsidP="007203BC">
      <w:pPr>
        <w:pStyle w:val="ListParagraph"/>
        <w:numPr>
          <w:ilvl w:val="0"/>
          <w:numId w:val="3"/>
        </w:numPr>
      </w:pPr>
      <w:r>
        <w:t>Query Management:</w:t>
      </w:r>
    </w:p>
    <w:p w:rsidR="00992CE8" w:rsidRDefault="00992CE8" w:rsidP="007203BC">
      <w:pPr>
        <w:pStyle w:val="ListParagraph"/>
        <w:numPr>
          <w:ilvl w:val="1"/>
          <w:numId w:val="3"/>
        </w:numPr>
      </w:pPr>
      <w:r>
        <w:t>Query Tracking</w:t>
      </w:r>
    </w:p>
    <w:p w:rsidR="00992CE8" w:rsidRDefault="00992CE8" w:rsidP="007203BC">
      <w:pPr>
        <w:pStyle w:val="ListParagraph"/>
        <w:numPr>
          <w:ilvl w:val="1"/>
          <w:numId w:val="3"/>
        </w:numPr>
      </w:pPr>
      <w:r>
        <w:t>Schedule query execution</w:t>
      </w:r>
    </w:p>
    <w:p w:rsidR="00992CE8" w:rsidRDefault="00992CE8" w:rsidP="007203BC">
      <w:pPr>
        <w:pStyle w:val="ListParagraph"/>
        <w:numPr>
          <w:ilvl w:val="1"/>
          <w:numId w:val="3"/>
        </w:numPr>
      </w:pPr>
      <w:r>
        <w:t>Prioritize query execution</w:t>
      </w:r>
    </w:p>
    <w:p w:rsidR="00992CE8" w:rsidRDefault="00992CE8" w:rsidP="007203BC">
      <w:pPr>
        <w:pStyle w:val="ListParagraph"/>
        <w:numPr>
          <w:ilvl w:val="0"/>
          <w:numId w:val="3"/>
        </w:numPr>
      </w:pPr>
      <w:r>
        <w:t>Dynamic Cluster Management</w:t>
      </w:r>
    </w:p>
    <w:p w:rsidR="00992CE8" w:rsidRDefault="00992CE8" w:rsidP="007203BC">
      <w:pPr>
        <w:pStyle w:val="ListParagraph"/>
        <w:numPr>
          <w:ilvl w:val="1"/>
          <w:numId w:val="3"/>
        </w:numPr>
      </w:pPr>
      <w:r>
        <w:t>Support the ability to dynamically add and remove nodes from a RapidsSE Cluster</w:t>
      </w:r>
    </w:p>
    <w:p w:rsidR="00992CE8" w:rsidRDefault="00992CE8" w:rsidP="007203BC">
      <w:pPr>
        <w:pStyle w:val="ListParagraph"/>
        <w:numPr>
          <w:ilvl w:val="1"/>
          <w:numId w:val="3"/>
        </w:numPr>
      </w:pPr>
      <w:r>
        <w:t xml:space="preserve">Remove the requirement to quiesece the RapidsDB Cluster </w:t>
      </w:r>
    </w:p>
    <w:p w:rsidR="00992CE8" w:rsidRDefault="00992CE8" w:rsidP="007203BC">
      <w:pPr>
        <w:pStyle w:val="ListParagraph"/>
        <w:numPr>
          <w:ilvl w:val="0"/>
          <w:numId w:val="3"/>
        </w:numPr>
      </w:pPr>
      <w:r>
        <w:t xml:space="preserve">HA – recover from loss of one or more nodes </w:t>
      </w:r>
    </w:p>
    <w:p w:rsidR="00992CE8" w:rsidRDefault="00992CE8" w:rsidP="007203BC">
      <w:pPr>
        <w:pStyle w:val="ListParagraph"/>
        <w:numPr>
          <w:ilvl w:val="0"/>
          <w:numId w:val="3"/>
        </w:numPr>
      </w:pPr>
      <w:r>
        <w:t>Security:</w:t>
      </w:r>
    </w:p>
    <w:p w:rsidR="00992CE8" w:rsidRDefault="00992CE8" w:rsidP="007203BC">
      <w:pPr>
        <w:pStyle w:val="ListParagraph"/>
        <w:numPr>
          <w:ilvl w:val="1"/>
          <w:numId w:val="3"/>
        </w:numPr>
      </w:pPr>
      <w:r>
        <w:t>Authorization eg, table-level, commands</w:t>
      </w:r>
    </w:p>
    <w:p w:rsidR="00992CE8" w:rsidRDefault="00992CE8" w:rsidP="007203BC">
      <w:pPr>
        <w:pStyle w:val="ListParagraph"/>
        <w:numPr>
          <w:ilvl w:val="1"/>
          <w:numId w:val="3"/>
        </w:numPr>
      </w:pPr>
      <w:r>
        <w:t>Encryption</w:t>
      </w:r>
    </w:p>
    <w:p w:rsidR="00992CE8" w:rsidRDefault="00992CE8" w:rsidP="007203BC">
      <w:pPr>
        <w:pStyle w:val="ListParagraph"/>
        <w:numPr>
          <w:ilvl w:val="0"/>
          <w:numId w:val="3"/>
        </w:numPr>
      </w:pPr>
      <w:r>
        <w:t>Multi-tenancy</w:t>
      </w:r>
    </w:p>
    <w:p w:rsidR="00992CE8" w:rsidRDefault="00992CE8" w:rsidP="007203BC">
      <w:pPr>
        <w:pStyle w:val="ListParagraph"/>
        <w:numPr>
          <w:ilvl w:val="0"/>
          <w:numId w:val="3"/>
        </w:numPr>
      </w:pPr>
      <w:r>
        <w:t>Rapids R Phase 2 – support for ML functions/algorithms integrated directly into RapidsDB</w:t>
      </w:r>
    </w:p>
    <w:p w:rsidR="00992CE8" w:rsidRDefault="00992CE8" w:rsidP="007203BC">
      <w:pPr>
        <w:pStyle w:val="ListParagraph"/>
        <w:numPr>
          <w:ilvl w:val="0"/>
          <w:numId w:val="3"/>
        </w:numPr>
      </w:pPr>
      <w:r>
        <w:t>StreamDB</w:t>
      </w:r>
    </w:p>
    <w:p w:rsidR="00992CE8" w:rsidRDefault="00992CE8" w:rsidP="007203BC">
      <w:pPr>
        <w:pStyle w:val="ListParagraph"/>
        <w:numPr>
          <w:ilvl w:val="1"/>
          <w:numId w:val="3"/>
        </w:numPr>
      </w:pPr>
      <w:r>
        <w:t>support for continuous queries</w:t>
      </w:r>
    </w:p>
    <w:p w:rsidR="00992CE8" w:rsidRDefault="00992CE8" w:rsidP="007203BC">
      <w:pPr>
        <w:pStyle w:val="ListParagraph"/>
        <w:numPr>
          <w:ilvl w:val="1"/>
          <w:numId w:val="3"/>
        </w:numPr>
      </w:pPr>
      <w:r>
        <w:t>support for progressive queries</w:t>
      </w:r>
    </w:p>
    <w:p w:rsidR="00992CE8" w:rsidRDefault="00992CE8" w:rsidP="007203BC">
      <w:pPr>
        <w:pStyle w:val="ListParagraph"/>
        <w:numPr>
          <w:ilvl w:val="1"/>
          <w:numId w:val="3"/>
        </w:numPr>
      </w:pPr>
      <w:r>
        <w:t>Kafka – support for computed columns</w:t>
      </w:r>
    </w:p>
    <w:p w:rsidR="00992CE8" w:rsidRDefault="00992CE8" w:rsidP="007203BC">
      <w:pPr>
        <w:pStyle w:val="ListParagraph"/>
        <w:numPr>
          <w:ilvl w:val="1"/>
          <w:numId w:val="3"/>
        </w:numPr>
      </w:pPr>
      <w:r>
        <w:t>Exactly-once semantics</w:t>
      </w:r>
    </w:p>
    <w:p w:rsidR="00992CE8" w:rsidRDefault="00992CE8" w:rsidP="007203BC">
      <w:pPr>
        <w:pStyle w:val="ListParagraph"/>
        <w:numPr>
          <w:ilvl w:val="1"/>
          <w:numId w:val="3"/>
        </w:numPr>
      </w:pPr>
      <w:r>
        <w:t>Recovery from failure - checkpointing</w:t>
      </w:r>
    </w:p>
    <w:p w:rsidR="00992CE8" w:rsidRDefault="00992CE8" w:rsidP="007203BC">
      <w:pPr>
        <w:pStyle w:val="ListParagraph"/>
        <w:numPr>
          <w:ilvl w:val="0"/>
          <w:numId w:val="3"/>
        </w:numPr>
      </w:pPr>
      <w:r>
        <w:t>Overflow-to-disk</w:t>
      </w:r>
    </w:p>
    <w:p w:rsidR="00992CE8" w:rsidRDefault="00992CE8" w:rsidP="007203BC">
      <w:pPr>
        <w:pStyle w:val="ListParagraph"/>
        <w:numPr>
          <w:ilvl w:val="0"/>
          <w:numId w:val="3"/>
        </w:numPr>
      </w:pPr>
      <w:r>
        <w:t>Multi-column JOIN optimization</w:t>
      </w:r>
    </w:p>
    <w:p w:rsidR="00992CE8" w:rsidRDefault="00992CE8" w:rsidP="007203BC">
      <w:pPr>
        <w:pStyle w:val="ListParagraph"/>
        <w:numPr>
          <w:ilvl w:val="0"/>
          <w:numId w:val="3"/>
        </w:numPr>
      </w:pPr>
      <w:r>
        <w:t>Hadoop Connector:</w:t>
      </w:r>
    </w:p>
    <w:p w:rsidR="00992CE8" w:rsidRDefault="00992CE8" w:rsidP="007203BC">
      <w:pPr>
        <w:pStyle w:val="ListParagraph"/>
        <w:numPr>
          <w:ilvl w:val="1"/>
          <w:numId w:val="3"/>
        </w:numPr>
      </w:pPr>
      <w:r>
        <w:t>Hive metadata integration</w:t>
      </w:r>
    </w:p>
    <w:p w:rsidR="00992CE8" w:rsidRDefault="00992CE8" w:rsidP="007203BC">
      <w:pPr>
        <w:pStyle w:val="ListParagraph"/>
        <w:numPr>
          <w:ilvl w:val="1"/>
          <w:numId w:val="3"/>
        </w:numPr>
      </w:pPr>
      <w:r>
        <w:t>Support for other file formats eg Parquet, ORC</w:t>
      </w:r>
    </w:p>
    <w:p w:rsidR="00992CE8" w:rsidRDefault="00992CE8" w:rsidP="007203BC">
      <w:pPr>
        <w:pStyle w:val="ListParagraph"/>
        <w:numPr>
          <w:ilvl w:val="0"/>
          <w:numId w:val="3"/>
        </w:numPr>
      </w:pPr>
      <w:r>
        <w:t>CREATE VIEW</w:t>
      </w:r>
    </w:p>
    <w:p w:rsidR="00992CE8" w:rsidRDefault="00992CE8" w:rsidP="007203BC">
      <w:pPr>
        <w:pStyle w:val="ListParagraph"/>
        <w:numPr>
          <w:ilvl w:val="0"/>
          <w:numId w:val="3"/>
        </w:numPr>
      </w:pPr>
      <w:r>
        <w:t xml:space="preserve">Grouping Sets/CUBE support – reference from Postgres: </w:t>
      </w:r>
      <w:hyperlink r:id="rId11" w:history="1">
        <w:r w:rsidRPr="00F01D8E">
          <w:rPr>
            <w:rStyle w:val="Hyperlink"/>
          </w:rPr>
          <w:t>https://www.depesz.com/2015/05/24/waiting-for-9-5-support-grouping-sets-cube-and-rollup/</w:t>
        </w:r>
      </w:hyperlink>
    </w:p>
    <w:p w:rsidR="00992CE8" w:rsidRDefault="00992CE8" w:rsidP="00355BBD">
      <w:pPr>
        <w:pStyle w:val="ListParagraph"/>
      </w:pPr>
    </w:p>
    <w:p w:rsidR="00992CE8" w:rsidRPr="00C2762B" w:rsidRDefault="00992CE8" w:rsidP="00992CE8"/>
    <w:p w:rsidR="009A179E" w:rsidRDefault="00075B60">
      <w:pPr>
        <w:spacing w:after="200" w:line="276"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rsidR="0076006E" w:rsidRDefault="00835F8B" w:rsidP="00DF0239">
      <w:pPr>
        <w:pStyle w:val="Heading1"/>
      </w:pPr>
      <w:bookmarkStart w:id="688" w:name="_Toc516131672"/>
      <w:r>
        <w:t>6</w:t>
      </w:r>
      <w:r w:rsidR="00D27496">
        <w:t>.</w:t>
      </w:r>
      <w:r w:rsidR="00D27496">
        <w:tab/>
        <w:t>SIGNOFF SHEET</w:t>
      </w:r>
      <w:bookmarkEnd w:id="688"/>
    </w:p>
    <w:p w:rsidR="0076006E" w:rsidRDefault="0076006E"/>
    <w:p w:rsidR="0076006E" w:rsidRDefault="0076006E">
      <w:pPr>
        <w:rPr>
          <w:sz w:val="28"/>
        </w:rPr>
      </w:pPr>
      <w:r>
        <w:rPr>
          <w:sz w:val="28"/>
        </w:rPr>
        <w:t>Dowson Liu:</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pPr>
        <w:rPr>
          <w:sz w:val="28"/>
        </w:rPr>
      </w:pPr>
    </w:p>
    <w:p w:rsidR="0076006E" w:rsidRDefault="0076006E">
      <w:pPr>
        <w:rPr>
          <w:sz w:val="28"/>
        </w:rPr>
      </w:pPr>
    </w:p>
    <w:p w:rsidR="0076006E" w:rsidRDefault="0076006E">
      <w:pPr>
        <w:rPr>
          <w:sz w:val="28"/>
        </w:rPr>
      </w:pPr>
    </w:p>
    <w:p w:rsidR="0076006E" w:rsidRDefault="0076006E">
      <w:pPr>
        <w:rPr>
          <w:sz w:val="28"/>
        </w:rPr>
      </w:pPr>
    </w:p>
    <w:p w:rsidR="0076006E" w:rsidRDefault="0076006E">
      <w:pPr>
        <w:rPr>
          <w:sz w:val="28"/>
        </w:rPr>
      </w:pPr>
      <w:r>
        <w:rPr>
          <w:sz w:val="28"/>
        </w:rPr>
        <w:t>Robert LI:</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pPr>
        <w:rPr>
          <w:sz w:val="28"/>
        </w:rPr>
      </w:pPr>
    </w:p>
    <w:p w:rsidR="0076006E" w:rsidRDefault="0076006E">
      <w:pPr>
        <w:rPr>
          <w:sz w:val="28"/>
        </w:rPr>
      </w:pPr>
    </w:p>
    <w:p w:rsidR="0076006E" w:rsidRDefault="0076006E">
      <w:pPr>
        <w:rPr>
          <w:sz w:val="28"/>
        </w:rPr>
      </w:pPr>
    </w:p>
    <w:p w:rsidR="0076006E" w:rsidRDefault="0076006E">
      <w:pPr>
        <w:rPr>
          <w:sz w:val="28"/>
        </w:rPr>
      </w:pPr>
    </w:p>
    <w:p w:rsidR="0076006E" w:rsidRDefault="0076006E" w:rsidP="0076006E">
      <w:pPr>
        <w:rPr>
          <w:sz w:val="28"/>
        </w:rPr>
      </w:pPr>
      <w:r>
        <w:rPr>
          <w:sz w:val="28"/>
        </w:rPr>
        <w:t>Dave Cracknell:</w:t>
      </w:r>
      <w:r>
        <w:rPr>
          <w:sz w:val="28"/>
        </w:rPr>
        <w:tab/>
      </w:r>
      <w:r>
        <w:rPr>
          <w:sz w:val="28"/>
        </w:rPr>
        <w:tab/>
      </w:r>
      <w:r>
        <w:rPr>
          <w:sz w:val="28"/>
        </w:rPr>
        <w:tab/>
      </w:r>
      <w:r>
        <w:rPr>
          <w:sz w:val="28"/>
        </w:rPr>
        <w:tab/>
      </w:r>
      <w:r>
        <w:rPr>
          <w:sz w:val="28"/>
        </w:rPr>
        <w:tab/>
      </w:r>
      <w:r>
        <w:rPr>
          <w:sz w:val="28"/>
        </w:rPr>
        <w:tab/>
        <w:t>Date:</w:t>
      </w: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r>
        <w:rPr>
          <w:sz w:val="28"/>
        </w:rPr>
        <w:t>Ray Huetter:</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r>
        <w:rPr>
          <w:sz w:val="28"/>
        </w:rPr>
        <w:t>Jun Ma:</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A51F18">
      <w:pPr>
        <w:rPr>
          <w:sz w:val="28"/>
        </w:rPr>
      </w:pPr>
    </w:p>
    <w:p w:rsidR="0076006E" w:rsidRDefault="0076006E">
      <w:pPr>
        <w:rPr>
          <w:sz w:val="28"/>
        </w:rPr>
      </w:pPr>
    </w:p>
    <w:p w:rsidR="00723943" w:rsidRPr="00723943" w:rsidRDefault="0076006E">
      <w:r>
        <w:tab/>
      </w:r>
    </w:p>
    <w:sectPr w:rsidR="00723943" w:rsidRPr="00723943" w:rsidSect="00DF0239">
      <w:footerReference w:type="default" r:id="rId12"/>
      <w:pgSz w:w="12240" w:h="15840"/>
      <w:pgMar w:top="1008" w:right="1440" w:bottom="1008"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392D" w:rsidRDefault="002F392D" w:rsidP="00CF2E30">
      <w:r>
        <w:separator/>
      </w:r>
    </w:p>
  </w:endnote>
  <w:endnote w:type="continuationSeparator" w:id="0">
    <w:p w:rsidR="002F392D" w:rsidRDefault="002F392D" w:rsidP="00CF2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4EA8" w:rsidRDefault="005D4EA8" w:rsidP="00943088">
    <w:pPr>
      <w:pStyle w:val="Footer"/>
      <w:rPr>
        <w:sz w:val="18"/>
        <w:szCs w:val="18"/>
      </w:rPr>
    </w:pPr>
    <w:r>
      <w:rPr>
        <w:sz w:val="18"/>
        <w:szCs w:val="18"/>
      </w:rPr>
      <w:t>RapidsDB 2018 Release Plan</w:t>
    </w:r>
    <w:ins w:id="689" w:author="Dave Cracknell" w:date="2018-06-01T15:13:00Z">
      <w:r>
        <w:rPr>
          <w:sz w:val="18"/>
          <w:szCs w:val="18"/>
        </w:rPr>
        <w:t xml:space="preserve"> rev </w:t>
      </w:r>
    </w:ins>
    <w:ins w:id="690" w:author="Dave Cracknell" w:date="2018-06-07T10:42:00Z">
      <w:r w:rsidR="00E51925">
        <w:rPr>
          <w:sz w:val="18"/>
          <w:szCs w:val="18"/>
        </w:rPr>
        <w:t>3</w:t>
      </w:r>
    </w:ins>
    <w:r>
      <w:rPr>
        <w:sz w:val="18"/>
        <w:szCs w:val="18"/>
      </w:rPr>
      <w:tab/>
      <w:t xml:space="preserve">Page </w:t>
    </w:r>
    <w:r w:rsidRPr="00943088">
      <w:rPr>
        <w:sz w:val="18"/>
        <w:szCs w:val="18"/>
      </w:rPr>
      <w:fldChar w:fldCharType="begin"/>
    </w:r>
    <w:r w:rsidRPr="00943088">
      <w:rPr>
        <w:sz w:val="18"/>
        <w:szCs w:val="18"/>
      </w:rPr>
      <w:instrText xml:space="preserve"> PAGE   \* MERGEFORMAT </w:instrText>
    </w:r>
    <w:r w:rsidRPr="00943088">
      <w:rPr>
        <w:sz w:val="18"/>
        <w:szCs w:val="18"/>
      </w:rPr>
      <w:fldChar w:fldCharType="separate"/>
    </w:r>
    <w:r>
      <w:rPr>
        <w:noProof/>
        <w:sz w:val="18"/>
        <w:szCs w:val="18"/>
      </w:rPr>
      <w:t>17</w:t>
    </w:r>
    <w:r w:rsidRPr="00943088">
      <w:rPr>
        <w:noProof/>
        <w:sz w:val="18"/>
        <w:szCs w:val="18"/>
      </w:rPr>
      <w:fldChar w:fldCharType="end"/>
    </w:r>
    <w:r>
      <w:rPr>
        <w:sz w:val="18"/>
        <w:szCs w:val="18"/>
      </w:rPr>
      <w:tab/>
    </w:r>
    <w:r w:rsidRPr="00691FFC">
      <w:rPr>
        <w:noProof/>
        <w:sz w:val="18"/>
        <w:szCs w:val="18"/>
      </w:rPr>
      <w:t xml:space="preserve">© </w:t>
    </w:r>
    <w:r w:rsidRPr="00927429">
      <w:rPr>
        <w:noProof/>
        <w:sz w:val="18"/>
        <w:szCs w:val="18"/>
      </w:rPr>
      <w:t>Borrui Data Technology Co. Ltd</w:t>
    </w:r>
    <w:r w:rsidRPr="00927429" w:rsidDel="00927429">
      <w:rPr>
        <w:noProof/>
        <w:sz w:val="18"/>
        <w:szCs w:val="18"/>
      </w:rPr>
      <w:t xml:space="preserve"> </w:t>
    </w:r>
    <w:r w:rsidRPr="00691FFC">
      <w:rPr>
        <w:noProof/>
        <w:sz w:val="18"/>
        <w:szCs w:val="18"/>
      </w:rPr>
      <w:t>201</w:t>
    </w:r>
    <w:r>
      <w:rPr>
        <w:noProof/>
        <w:sz w:val="18"/>
        <w:szCs w:val="18"/>
      </w:rPr>
      <w:t>8</w:t>
    </w:r>
    <w:r>
      <w:rPr>
        <w:sz w:val="18"/>
        <w:szCs w:val="18"/>
      </w:rPr>
      <w:tab/>
    </w:r>
  </w:p>
  <w:p w:rsidR="005D4EA8" w:rsidRPr="00C441D1" w:rsidRDefault="005D4EA8" w:rsidP="00943088">
    <w:pPr>
      <w:pStyle w:val="Footer"/>
      <w:rPr>
        <w:sz w:val="18"/>
        <w:szCs w:val="18"/>
      </w:rPr>
    </w:pPr>
  </w:p>
  <w:p w:rsidR="005D4EA8" w:rsidRDefault="005D4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392D" w:rsidRDefault="002F392D" w:rsidP="00CF2E30">
      <w:r>
        <w:separator/>
      </w:r>
    </w:p>
  </w:footnote>
  <w:footnote w:type="continuationSeparator" w:id="0">
    <w:p w:rsidR="002F392D" w:rsidRDefault="002F392D" w:rsidP="00CF2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E3206"/>
    <w:multiLevelType w:val="hybridMultilevel"/>
    <w:tmpl w:val="77543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41418"/>
    <w:multiLevelType w:val="hybridMultilevel"/>
    <w:tmpl w:val="2BE65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44C20"/>
    <w:multiLevelType w:val="hybridMultilevel"/>
    <w:tmpl w:val="34B2E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4270B"/>
    <w:multiLevelType w:val="multilevel"/>
    <w:tmpl w:val="E5C2020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3FC40154"/>
    <w:multiLevelType w:val="hybridMultilevel"/>
    <w:tmpl w:val="620E3F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A57C5D"/>
    <w:multiLevelType w:val="hybridMultilevel"/>
    <w:tmpl w:val="A0A8C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3F74718"/>
    <w:multiLevelType w:val="hybridMultilevel"/>
    <w:tmpl w:val="4D1EE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A766F5"/>
    <w:multiLevelType w:val="hybridMultilevel"/>
    <w:tmpl w:val="11A07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
  </w:num>
  <w:num w:numId="5">
    <w:abstractNumId w:val="7"/>
  </w:num>
  <w:num w:numId="6">
    <w:abstractNumId w:val="5"/>
  </w:num>
  <w:num w:numId="7">
    <w:abstractNumId w:val="6"/>
  </w:num>
  <w:num w:numId="8">
    <w:abstractNumId w:val="1"/>
  </w:num>
  <w:num w:numId="9">
    <w:abstractNumId w:val="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e Cracknell">
    <w15:presenceInfo w15:providerId="None" w15:userId="Dave Crackn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B7"/>
    <w:rsid w:val="0000389C"/>
    <w:rsid w:val="000041BD"/>
    <w:rsid w:val="0001023D"/>
    <w:rsid w:val="000309AE"/>
    <w:rsid w:val="00031CF5"/>
    <w:rsid w:val="00043518"/>
    <w:rsid w:val="000457B5"/>
    <w:rsid w:val="00046154"/>
    <w:rsid w:val="00051384"/>
    <w:rsid w:val="00053DCE"/>
    <w:rsid w:val="00055994"/>
    <w:rsid w:val="00055AAD"/>
    <w:rsid w:val="00063A4A"/>
    <w:rsid w:val="000728B6"/>
    <w:rsid w:val="0007543E"/>
    <w:rsid w:val="00075B60"/>
    <w:rsid w:val="00090D92"/>
    <w:rsid w:val="000920C4"/>
    <w:rsid w:val="00093496"/>
    <w:rsid w:val="000A2236"/>
    <w:rsid w:val="000A266F"/>
    <w:rsid w:val="000C1421"/>
    <w:rsid w:val="000F01BA"/>
    <w:rsid w:val="0011164C"/>
    <w:rsid w:val="00121BBD"/>
    <w:rsid w:val="00135634"/>
    <w:rsid w:val="0014673D"/>
    <w:rsid w:val="00150BE3"/>
    <w:rsid w:val="001758AA"/>
    <w:rsid w:val="00175F00"/>
    <w:rsid w:val="00186D46"/>
    <w:rsid w:val="00187762"/>
    <w:rsid w:val="00187B3A"/>
    <w:rsid w:val="00190D8A"/>
    <w:rsid w:val="00192ABD"/>
    <w:rsid w:val="001A4D85"/>
    <w:rsid w:val="001C0242"/>
    <w:rsid w:val="001C438A"/>
    <w:rsid w:val="001C4407"/>
    <w:rsid w:val="001C737E"/>
    <w:rsid w:val="001D7233"/>
    <w:rsid w:val="001E0693"/>
    <w:rsid w:val="001E1DF6"/>
    <w:rsid w:val="001E729F"/>
    <w:rsid w:val="002026B7"/>
    <w:rsid w:val="00203CE0"/>
    <w:rsid w:val="00205DB9"/>
    <w:rsid w:val="0020643E"/>
    <w:rsid w:val="00220CB3"/>
    <w:rsid w:val="0022318B"/>
    <w:rsid w:val="00232A0E"/>
    <w:rsid w:val="0025313D"/>
    <w:rsid w:val="00270EB5"/>
    <w:rsid w:val="00283F0E"/>
    <w:rsid w:val="002909E8"/>
    <w:rsid w:val="002940EF"/>
    <w:rsid w:val="002A66CE"/>
    <w:rsid w:val="002B71F4"/>
    <w:rsid w:val="002C04D3"/>
    <w:rsid w:val="002E54C0"/>
    <w:rsid w:val="002F392D"/>
    <w:rsid w:val="0030420D"/>
    <w:rsid w:val="00304DFE"/>
    <w:rsid w:val="003076FB"/>
    <w:rsid w:val="00307A99"/>
    <w:rsid w:val="00317692"/>
    <w:rsid w:val="00321B0A"/>
    <w:rsid w:val="00324F62"/>
    <w:rsid w:val="00326421"/>
    <w:rsid w:val="00331FCC"/>
    <w:rsid w:val="00335150"/>
    <w:rsid w:val="00351222"/>
    <w:rsid w:val="00351298"/>
    <w:rsid w:val="00355BBD"/>
    <w:rsid w:val="00357D64"/>
    <w:rsid w:val="00362F4E"/>
    <w:rsid w:val="00363AA4"/>
    <w:rsid w:val="003700B2"/>
    <w:rsid w:val="00386E11"/>
    <w:rsid w:val="0039138F"/>
    <w:rsid w:val="00391CA9"/>
    <w:rsid w:val="003A4107"/>
    <w:rsid w:val="003A7375"/>
    <w:rsid w:val="003D49AB"/>
    <w:rsid w:val="003E0A19"/>
    <w:rsid w:val="003E2C77"/>
    <w:rsid w:val="003E5CBF"/>
    <w:rsid w:val="0041370D"/>
    <w:rsid w:val="004150F0"/>
    <w:rsid w:val="004202D0"/>
    <w:rsid w:val="00434084"/>
    <w:rsid w:val="00450660"/>
    <w:rsid w:val="00453E9D"/>
    <w:rsid w:val="00460823"/>
    <w:rsid w:val="00460F1D"/>
    <w:rsid w:val="004A224E"/>
    <w:rsid w:val="004A2F38"/>
    <w:rsid w:val="004A6034"/>
    <w:rsid w:val="004B7853"/>
    <w:rsid w:val="004C1EB8"/>
    <w:rsid w:val="004C3FF1"/>
    <w:rsid w:val="004C4786"/>
    <w:rsid w:val="004C687A"/>
    <w:rsid w:val="004D71F8"/>
    <w:rsid w:val="004E1443"/>
    <w:rsid w:val="004E4CD7"/>
    <w:rsid w:val="004E7C58"/>
    <w:rsid w:val="004F0E2C"/>
    <w:rsid w:val="004F7E85"/>
    <w:rsid w:val="005011BA"/>
    <w:rsid w:val="00503528"/>
    <w:rsid w:val="00521382"/>
    <w:rsid w:val="00533E7F"/>
    <w:rsid w:val="00540FFA"/>
    <w:rsid w:val="00542DC3"/>
    <w:rsid w:val="00543130"/>
    <w:rsid w:val="00556288"/>
    <w:rsid w:val="005660AE"/>
    <w:rsid w:val="00580B3F"/>
    <w:rsid w:val="00582BD6"/>
    <w:rsid w:val="0058431B"/>
    <w:rsid w:val="005967FA"/>
    <w:rsid w:val="005A4CE1"/>
    <w:rsid w:val="005B1655"/>
    <w:rsid w:val="005B4D48"/>
    <w:rsid w:val="005C794D"/>
    <w:rsid w:val="005C7F70"/>
    <w:rsid w:val="005D48BC"/>
    <w:rsid w:val="005D4EA8"/>
    <w:rsid w:val="005D7ED4"/>
    <w:rsid w:val="005E24CA"/>
    <w:rsid w:val="005E32F6"/>
    <w:rsid w:val="005E3C81"/>
    <w:rsid w:val="005F7291"/>
    <w:rsid w:val="00604911"/>
    <w:rsid w:val="0060777C"/>
    <w:rsid w:val="0061084E"/>
    <w:rsid w:val="00611F7F"/>
    <w:rsid w:val="00634E5C"/>
    <w:rsid w:val="0064184F"/>
    <w:rsid w:val="006455CB"/>
    <w:rsid w:val="00650C84"/>
    <w:rsid w:val="00655146"/>
    <w:rsid w:val="00662E9F"/>
    <w:rsid w:val="0066504E"/>
    <w:rsid w:val="00671FEB"/>
    <w:rsid w:val="00675394"/>
    <w:rsid w:val="006770DE"/>
    <w:rsid w:val="00681AD6"/>
    <w:rsid w:val="00693BA2"/>
    <w:rsid w:val="006C31AB"/>
    <w:rsid w:val="006C6872"/>
    <w:rsid w:val="006D39BD"/>
    <w:rsid w:val="006E7614"/>
    <w:rsid w:val="00700925"/>
    <w:rsid w:val="007055A7"/>
    <w:rsid w:val="0070757A"/>
    <w:rsid w:val="007112B7"/>
    <w:rsid w:val="007203BC"/>
    <w:rsid w:val="00723943"/>
    <w:rsid w:val="0073139F"/>
    <w:rsid w:val="00744217"/>
    <w:rsid w:val="00744911"/>
    <w:rsid w:val="00754FBC"/>
    <w:rsid w:val="0076006E"/>
    <w:rsid w:val="00766FBC"/>
    <w:rsid w:val="007671DC"/>
    <w:rsid w:val="007876C3"/>
    <w:rsid w:val="007A0FD6"/>
    <w:rsid w:val="007A6F1E"/>
    <w:rsid w:val="007B47AD"/>
    <w:rsid w:val="007C2B2C"/>
    <w:rsid w:val="007D346C"/>
    <w:rsid w:val="007E0F5F"/>
    <w:rsid w:val="007E2C5A"/>
    <w:rsid w:val="007E4A9B"/>
    <w:rsid w:val="007E7CC4"/>
    <w:rsid w:val="007F31C2"/>
    <w:rsid w:val="008040FE"/>
    <w:rsid w:val="00807BC5"/>
    <w:rsid w:val="0081658D"/>
    <w:rsid w:val="00830F69"/>
    <w:rsid w:val="00834B72"/>
    <w:rsid w:val="0083582A"/>
    <w:rsid w:val="00835F8B"/>
    <w:rsid w:val="00837AA1"/>
    <w:rsid w:val="00845339"/>
    <w:rsid w:val="00860C99"/>
    <w:rsid w:val="008610C5"/>
    <w:rsid w:val="00861640"/>
    <w:rsid w:val="00861A97"/>
    <w:rsid w:val="008653BA"/>
    <w:rsid w:val="00870659"/>
    <w:rsid w:val="008707ED"/>
    <w:rsid w:val="008741C5"/>
    <w:rsid w:val="00874573"/>
    <w:rsid w:val="008865F3"/>
    <w:rsid w:val="008A6A9E"/>
    <w:rsid w:val="008E4A0A"/>
    <w:rsid w:val="008F284B"/>
    <w:rsid w:val="008F5D45"/>
    <w:rsid w:val="008F7252"/>
    <w:rsid w:val="00903BA8"/>
    <w:rsid w:val="00921BB7"/>
    <w:rsid w:val="00921D65"/>
    <w:rsid w:val="009267DD"/>
    <w:rsid w:val="0093438D"/>
    <w:rsid w:val="009364AB"/>
    <w:rsid w:val="00941FE0"/>
    <w:rsid w:val="00941FE3"/>
    <w:rsid w:val="00942542"/>
    <w:rsid w:val="00943088"/>
    <w:rsid w:val="00944CC3"/>
    <w:rsid w:val="0095102F"/>
    <w:rsid w:val="00954EC8"/>
    <w:rsid w:val="009602B9"/>
    <w:rsid w:val="00971B3E"/>
    <w:rsid w:val="00974ABD"/>
    <w:rsid w:val="0097578E"/>
    <w:rsid w:val="00975B31"/>
    <w:rsid w:val="009844BC"/>
    <w:rsid w:val="0099013B"/>
    <w:rsid w:val="00991DBA"/>
    <w:rsid w:val="00992AA3"/>
    <w:rsid w:val="00992CE8"/>
    <w:rsid w:val="009958F2"/>
    <w:rsid w:val="00995E1F"/>
    <w:rsid w:val="009A179E"/>
    <w:rsid w:val="009A6547"/>
    <w:rsid w:val="009C02EF"/>
    <w:rsid w:val="00A01940"/>
    <w:rsid w:val="00A04916"/>
    <w:rsid w:val="00A23499"/>
    <w:rsid w:val="00A27DBE"/>
    <w:rsid w:val="00A310F0"/>
    <w:rsid w:val="00A32138"/>
    <w:rsid w:val="00A51F18"/>
    <w:rsid w:val="00A6143B"/>
    <w:rsid w:val="00A64937"/>
    <w:rsid w:val="00A652A6"/>
    <w:rsid w:val="00A7791E"/>
    <w:rsid w:val="00A8728A"/>
    <w:rsid w:val="00A93340"/>
    <w:rsid w:val="00AA12D0"/>
    <w:rsid w:val="00AA3025"/>
    <w:rsid w:val="00AB1255"/>
    <w:rsid w:val="00AC138E"/>
    <w:rsid w:val="00AD72F6"/>
    <w:rsid w:val="00AE2846"/>
    <w:rsid w:val="00AE6C60"/>
    <w:rsid w:val="00AF039B"/>
    <w:rsid w:val="00AF042A"/>
    <w:rsid w:val="00B00299"/>
    <w:rsid w:val="00B24836"/>
    <w:rsid w:val="00B253AA"/>
    <w:rsid w:val="00B34DD0"/>
    <w:rsid w:val="00B35599"/>
    <w:rsid w:val="00B6212C"/>
    <w:rsid w:val="00B65AF7"/>
    <w:rsid w:val="00B673B4"/>
    <w:rsid w:val="00B875A9"/>
    <w:rsid w:val="00B951C8"/>
    <w:rsid w:val="00B97AD5"/>
    <w:rsid w:val="00BA1E55"/>
    <w:rsid w:val="00BB1621"/>
    <w:rsid w:val="00BC277A"/>
    <w:rsid w:val="00BD1CD3"/>
    <w:rsid w:val="00BD42EB"/>
    <w:rsid w:val="00BE024B"/>
    <w:rsid w:val="00BE2DD5"/>
    <w:rsid w:val="00BE3FDE"/>
    <w:rsid w:val="00BE4510"/>
    <w:rsid w:val="00BE483E"/>
    <w:rsid w:val="00BE6352"/>
    <w:rsid w:val="00BF4D22"/>
    <w:rsid w:val="00C12E3B"/>
    <w:rsid w:val="00C2762B"/>
    <w:rsid w:val="00C27ABF"/>
    <w:rsid w:val="00C32F82"/>
    <w:rsid w:val="00C44C1B"/>
    <w:rsid w:val="00C51210"/>
    <w:rsid w:val="00C67B3D"/>
    <w:rsid w:val="00C768EF"/>
    <w:rsid w:val="00C8406D"/>
    <w:rsid w:val="00C92E7A"/>
    <w:rsid w:val="00CA03F9"/>
    <w:rsid w:val="00CB331F"/>
    <w:rsid w:val="00CB37C7"/>
    <w:rsid w:val="00CB3913"/>
    <w:rsid w:val="00CB710C"/>
    <w:rsid w:val="00CC04F3"/>
    <w:rsid w:val="00CC0999"/>
    <w:rsid w:val="00CC45EF"/>
    <w:rsid w:val="00CC5179"/>
    <w:rsid w:val="00CD61B5"/>
    <w:rsid w:val="00CE3DB8"/>
    <w:rsid w:val="00CF0C22"/>
    <w:rsid w:val="00CF2E30"/>
    <w:rsid w:val="00CF6153"/>
    <w:rsid w:val="00D01557"/>
    <w:rsid w:val="00D0523E"/>
    <w:rsid w:val="00D05D9D"/>
    <w:rsid w:val="00D13022"/>
    <w:rsid w:val="00D1345F"/>
    <w:rsid w:val="00D225B1"/>
    <w:rsid w:val="00D2543A"/>
    <w:rsid w:val="00D25647"/>
    <w:rsid w:val="00D25A46"/>
    <w:rsid w:val="00D27496"/>
    <w:rsid w:val="00D27B23"/>
    <w:rsid w:val="00D332E6"/>
    <w:rsid w:val="00D445C9"/>
    <w:rsid w:val="00D44AA5"/>
    <w:rsid w:val="00D526A3"/>
    <w:rsid w:val="00D5401E"/>
    <w:rsid w:val="00D6171B"/>
    <w:rsid w:val="00D713AA"/>
    <w:rsid w:val="00D8344F"/>
    <w:rsid w:val="00D8481C"/>
    <w:rsid w:val="00DA7E9F"/>
    <w:rsid w:val="00DB361E"/>
    <w:rsid w:val="00DB3EDE"/>
    <w:rsid w:val="00DC67B6"/>
    <w:rsid w:val="00DD7DA7"/>
    <w:rsid w:val="00DF0239"/>
    <w:rsid w:val="00E00A13"/>
    <w:rsid w:val="00E0267D"/>
    <w:rsid w:val="00E02FA3"/>
    <w:rsid w:val="00E058EE"/>
    <w:rsid w:val="00E063A9"/>
    <w:rsid w:val="00E1086D"/>
    <w:rsid w:val="00E111ED"/>
    <w:rsid w:val="00E204BE"/>
    <w:rsid w:val="00E2397B"/>
    <w:rsid w:val="00E3125E"/>
    <w:rsid w:val="00E46C34"/>
    <w:rsid w:val="00E51925"/>
    <w:rsid w:val="00E76E5E"/>
    <w:rsid w:val="00E90A10"/>
    <w:rsid w:val="00E944C4"/>
    <w:rsid w:val="00E95174"/>
    <w:rsid w:val="00EA028E"/>
    <w:rsid w:val="00EA4AD6"/>
    <w:rsid w:val="00EA6848"/>
    <w:rsid w:val="00EC1145"/>
    <w:rsid w:val="00EC2D40"/>
    <w:rsid w:val="00EC3CA6"/>
    <w:rsid w:val="00ED2FC7"/>
    <w:rsid w:val="00ED5B5B"/>
    <w:rsid w:val="00ED6891"/>
    <w:rsid w:val="00ED76FC"/>
    <w:rsid w:val="00EF3105"/>
    <w:rsid w:val="00EF59C9"/>
    <w:rsid w:val="00F1240B"/>
    <w:rsid w:val="00F2753D"/>
    <w:rsid w:val="00F3176C"/>
    <w:rsid w:val="00F51E46"/>
    <w:rsid w:val="00F67572"/>
    <w:rsid w:val="00F74945"/>
    <w:rsid w:val="00F74948"/>
    <w:rsid w:val="00F83E07"/>
    <w:rsid w:val="00F92DA6"/>
    <w:rsid w:val="00FA0E03"/>
    <w:rsid w:val="00FA38D3"/>
    <w:rsid w:val="00FB603D"/>
    <w:rsid w:val="00FC1D09"/>
    <w:rsid w:val="00FC61AF"/>
    <w:rsid w:val="00FF1B99"/>
    <w:rsid w:val="00FF3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C578D4-E7AA-4CF2-899C-855C425F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12B7"/>
    <w:pPr>
      <w:spacing w:after="0" w:line="240" w:lineRule="auto"/>
    </w:pPr>
  </w:style>
  <w:style w:type="paragraph" w:styleId="Heading1">
    <w:name w:val="heading 1"/>
    <w:basedOn w:val="Normal"/>
    <w:next w:val="Normal"/>
    <w:link w:val="Heading1Char"/>
    <w:uiPriority w:val="9"/>
    <w:qFormat/>
    <w:rsid w:val="00B2483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349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D7ED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E761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12B7"/>
    <w:pPr>
      <w:ind w:left="720"/>
    </w:pPr>
  </w:style>
  <w:style w:type="paragraph" w:styleId="BalloonText">
    <w:name w:val="Balloon Text"/>
    <w:basedOn w:val="Normal"/>
    <w:link w:val="BalloonTextChar"/>
    <w:uiPriority w:val="99"/>
    <w:semiHidden/>
    <w:unhideWhenUsed/>
    <w:rsid w:val="00CF2E30"/>
    <w:rPr>
      <w:rFonts w:ascii="Tahoma" w:hAnsi="Tahoma" w:cs="Tahoma"/>
      <w:sz w:val="16"/>
      <w:szCs w:val="16"/>
    </w:rPr>
  </w:style>
  <w:style w:type="character" w:customStyle="1" w:styleId="BalloonTextChar">
    <w:name w:val="Balloon Text Char"/>
    <w:basedOn w:val="DefaultParagraphFont"/>
    <w:link w:val="BalloonText"/>
    <w:uiPriority w:val="99"/>
    <w:semiHidden/>
    <w:rsid w:val="00CF2E30"/>
    <w:rPr>
      <w:rFonts w:ascii="Tahoma" w:hAnsi="Tahoma" w:cs="Tahoma"/>
      <w:sz w:val="16"/>
      <w:szCs w:val="16"/>
    </w:rPr>
  </w:style>
  <w:style w:type="paragraph" w:styleId="Header">
    <w:name w:val="header"/>
    <w:basedOn w:val="Normal"/>
    <w:link w:val="HeaderChar"/>
    <w:uiPriority w:val="99"/>
    <w:unhideWhenUsed/>
    <w:rsid w:val="00CF2E30"/>
    <w:pPr>
      <w:tabs>
        <w:tab w:val="center" w:pos="4680"/>
        <w:tab w:val="right" w:pos="9360"/>
      </w:tabs>
    </w:pPr>
  </w:style>
  <w:style w:type="character" w:customStyle="1" w:styleId="HeaderChar">
    <w:name w:val="Header Char"/>
    <w:basedOn w:val="DefaultParagraphFont"/>
    <w:link w:val="Header"/>
    <w:uiPriority w:val="99"/>
    <w:rsid w:val="00CF2E30"/>
  </w:style>
  <w:style w:type="paragraph" w:styleId="Footer">
    <w:name w:val="footer"/>
    <w:basedOn w:val="Normal"/>
    <w:link w:val="FooterChar"/>
    <w:uiPriority w:val="99"/>
    <w:unhideWhenUsed/>
    <w:rsid w:val="00CF2E30"/>
    <w:pPr>
      <w:tabs>
        <w:tab w:val="center" w:pos="4680"/>
        <w:tab w:val="right" w:pos="9360"/>
      </w:tabs>
    </w:pPr>
  </w:style>
  <w:style w:type="character" w:customStyle="1" w:styleId="FooterChar">
    <w:name w:val="Footer Char"/>
    <w:basedOn w:val="DefaultParagraphFont"/>
    <w:link w:val="Footer"/>
    <w:uiPriority w:val="99"/>
    <w:rsid w:val="00CF2E30"/>
  </w:style>
  <w:style w:type="character" w:customStyle="1" w:styleId="Heading1Char">
    <w:name w:val="Heading 1 Char"/>
    <w:basedOn w:val="DefaultParagraphFont"/>
    <w:link w:val="Heading1"/>
    <w:uiPriority w:val="9"/>
    <w:rsid w:val="00B24836"/>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9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9349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D7ED4"/>
    <w:rPr>
      <w:rFonts w:asciiTheme="majorHAnsi" w:eastAsiaTheme="majorEastAsia" w:hAnsiTheme="majorHAnsi" w:cstheme="majorBidi"/>
      <w:b/>
      <w:bCs/>
      <w:color w:val="4F81BD" w:themeColor="accent1"/>
    </w:rPr>
  </w:style>
  <w:style w:type="paragraph" w:customStyle="1" w:styleId="CaptionD">
    <w:name w:val="Caption D"/>
    <w:basedOn w:val="Normal"/>
    <w:link w:val="CaptionDChar"/>
    <w:qFormat/>
    <w:rsid w:val="001D7233"/>
    <w:pPr>
      <w:spacing w:after="200" w:line="276" w:lineRule="auto"/>
      <w:jc w:val="center"/>
    </w:pPr>
    <w:rPr>
      <w:b/>
    </w:rPr>
  </w:style>
  <w:style w:type="character" w:customStyle="1" w:styleId="CaptionDChar">
    <w:name w:val="Caption D Char"/>
    <w:basedOn w:val="DefaultParagraphFont"/>
    <w:link w:val="CaptionD"/>
    <w:rsid w:val="001D7233"/>
    <w:rPr>
      <w:b/>
    </w:rPr>
  </w:style>
  <w:style w:type="paragraph" w:customStyle="1" w:styleId="Diagram">
    <w:name w:val="Diagram"/>
    <w:basedOn w:val="Normal"/>
    <w:link w:val="DiagramChar"/>
    <w:qFormat/>
    <w:rsid w:val="001D7233"/>
    <w:pPr>
      <w:keepNext/>
      <w:spacing w:after="200" w:line="276" w:lineRule="auto"/>
      <w:jc w:val="center"/>
    </w:pPr>
  </w:style>
  <w:style w:type="character" w:customStyle="1" w:styleId="DiagramChar">
    <w:name w:val="Diagram Char"/>
    <w:basedOn w:val="DefaultParagraphFont"/>
    <w:link w:val="Diagram"/>
    <w:rsid w:val="001D7233"/>
  </w:style>
  <w:style w:type="character" w:customStyle="1" w:styleId="Heading4Char">
    <w:name w:val="Heading 4 Char"/>
    <w:basedOn w:val="DefaultParagraphFont"/>
    <w:link w:val="Heading4"/>
    <w:uiPriority w:val="9"/>
    <w:rsid w:val="006E7614"/>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543130"/>
    <w:rPr>
      <w:rFonts w:ascii="Times New Roman" w:hAnsi="Times New Roman" w:cs="Times New Roman"/>
      <w:sz w:val="24"/>
      <w:szCs w:val="24"/>
    </w:rPr>
  </w:style>
  <w:style w:type="paragraph" w:styleId="TOCHeading">
    <w:name w:val="TOC Heading"/>
    <w:basedOn w:val="Heading1"/>
    <w:next w:val="Normal"/>
    <w:uiPriority w:val="39"/>
    <w:semiHidden/>
    <w:unhideWhenUsed/>
    <w:qFormat/>
    <w:rsid w:val="00A7791E"/>
    <w:pPr>
      <w:spacing w:line="276" w:lineRule="auto"/>
      <w:outlineLvl w:val="9"/>
    </w:pPr>
    <w:rPr>
      <w:lang w:eastAsia="ja-JP"/>
    </w:rPr>
  </w:style>
  <w:style w:type="paragraph" w:styleId="TOC1">
    <w:name w:val="toc 1"/>
    <w:basedOn w:val="Normal"/>
    <w:next w:val="Normal"/>
    <w:autoRedefine/>
    <w:uiPriority w:val="39"/>
    <w:unhideWhenUsed/>
    <w:rsid w:val="00A7791E"/>
    <w:pPr>
      <w:spacing w:after="100"/>
    </w:pPr>
  </w:style>
  <w:style w:type="paragraph" w:styleId="TOC2">
    <w:name w:val="toc 2"/>
    <w:basedOn w:val="Normal"/>
    <w:next w:val="Normal"/>
    <w:autoRedefine/>
    <w:uiPriority w:val="39"/>
    <w:unhideWhenUsed/>
    <w:rsid w:val="00A7791E"/>
    <w:pPr>
      <w:spacing w:after="100"/>
      <w:ind w:left="220"/>
    </w:pPr>
  </w:style>
  <w:style w:type="paragraph" w:styleId="TOC3">
    <w:name w:val="toc 3"/>
    <w:basedOn w:val="Normal"/>
    <w:next w:val="Normal"/>
    <w:autoRedefine/>
    <w:uiPriority w:val="39"/>
    <w:unhideWhenUsed/>
    <w:rsid w:val="00A7791E"/>
    <w:pPr>
      <w:spacing w:after="100"/>
      <w:ind w:left="440"/>
    </w:pPr>
  </w:style>
  <w:style w:type="character" w:styleId="Hyperlink">
    <w:name w:val="Hyperlink"/>
    <w:basedOn w:val="DefaultParagraphFont"/>
    <w:uiPriority w:val="99"/>
    <w:unhideWhenUsed/>
    <w:rsid w:val="00A7791E"/>
    <w:rPr>
      <w:color w:val="0000FF" w:themeColor="hyperlink"/>
      <w:u w:val="single"/>
    </w:rPr>
  </w:style>
  <w:style w:type="paragraph" w:styleId="TOC4">
    <w:name w:val="toc 4"/>
    <w:basedOn w:val="Normal"/>
    <w:next w:val="Normal"/>
    <w:autoRedefine/>
    <w:uiPriority w:val="39"/>
    <w:unhideWhenUsed/>
    <w:rsid w:val="004A224E"/>
    <w:pPr>
      <w:spacing w:after="100"/>
      <w:ind w:left="660"/>
    </w:pPr>
  </w:style>
  <w:style w:type="character" w:styleId="UnresolvedMention">
    <w:name w:val="Unresolved Mention"/>
    <w:basedOn w:val="DefaultParagraphFont"/>
    <w:uiPriority w:val="99"/>
    <w:semiHidden/>
    <w:unhideWhenUsed/>
    <w:rsid w:val="00992CE8"/>
    <w:rPr>
      <w:color w:val="808080"/>
      <w:shd w:val="clear" w:color="auto" w:fill="E6E6E6"/>
    </w:rPr>
  </w:style>
  <w:style w:type="paragraph" w:styleId="Revision">
    <w:name w:val="Revision"/>
    <w:hidden/>
    <w:uiPriority w:val="99"/>
    <w:semiHidden/>
    <w:rsid w:val="008745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4259">
      <w:bodyDiv w:val="1"/>
      <w:marLeft w:val="0"/>
      <w:marRight w:val="0"/>
      <w:marTop w:val="0"/>
      <w:marBottom w:val="0"/>
      <w:divBdr>
        <w:top w:val="none" w:sz="0" w:space="0" w:color="auto"/>
        <w:left w:val="none" w:sz="0" w:space="0" w:color="auto"/>
        <w:bottom w:val="none" w:sz="0" w:space="0" w:color="auto"/>
        <w:right w:val="none" w:sz="0" w:space="0" w:color="auto"/>
      </w:divBdr>
    </w:div>
    <w:div w:id="54356312">
      <w:bodyDiv w:val="1"/>
      <w:marLeft w:val="0"/>
      <w:marRight w:val="0"/>
      <w:marTop w:val="0"/>
      <w:marBottom w:val="0"/>
      <w:divBdr>
        <w:top w:val="none" w:sz="0" w:space="0" w:color="auto"/>
        <w:left w:val="none" w:sz="0" w:space="0" w:color="auto"/>
        <w:bottom w:val="none" w:sz="0" w:space="0" w:color="auto"/>
        <w:right w:val="none" w:sz="0" w:space="0" w:color="auto"/>
      </w:divBdr>
    </w:div>
    <w:div w:id="151482515">
      <w:bodyDiv w:val="1"/>
      <w:marLeft w:val="0"/>
      <w:marRight w:val="0"/>
      <w:marTop w:val="0"/>
      <w:marBottom w:val="0"/>
      <w:divBdr>
        <w:top w:val="none" w:sz="0" w:space="0" w:color="auto"/>
        <w:left w:val="none" w:sz="0" w:space="0" w:color="auto"/>
        <w:bottom w:val="none" w:sz="0" w:space="0" w:color="auto"/>
        <w:right w:val="none" w:sz="0" w:space="0" w:color="auto"/>
      </w:divBdr>
    </w:div>
    <w:div w:id="159543873">
      <w:bodyDiv w:val="1"/>
      <w:marLeft w:val="0"/>
      <w:marRight w:val="0"/>
      <w:marTop w:val="0"/>
      <w:marBottom w:val="0"/>
      <w:divBdr>
        <w:top w:val="none" w:sz="0" w:space="0" w:color="auto"/>
        <w:left w:val="none" w:sz="0" w:space="0" w:color="auto"/>
        <w:bottom w:val="none" w:sz="0" w:space="0" w:color="auto"/>
        <w:right w:val="none" w:sz="0" w:space="0" w:color="auto"/>
      </w:divBdr>
    </w:div>
    <w:div w:id="229578991">
      <w:bodyDiv w:val="1"/>
      <w:marLeft w:val="0"/>
      <w:marRight w:val="0"/>
      <w:marTop w:val="0"/>
      <w:marBottom w:val="0"/>
      <w:divBdr>
        <w:top w:val="none" w:sz="0" w:space="0" w:color="auto"/>
        <w:left w:val="none" w:sz="0" w:space="0" w:color="auto"/>
        <w:bottom w:val="none" w:sz="0" w:space="0" w:color="auto"/>
        <w:right w:val="none" w:sz="0" w:space="0" w:color="auto"/>
      </w:divBdr>
    </w:div>
    <w:div w:id="678198762">
      <w:bodyDiv w:val="1"/>
      <w:marLeft w:val="0"/>
      <w:marRight w:val="0"/>
      <w:marTop w:val="0"/>
      <w:marBottom w:val="0"/>
      <w:divBdr>
        <w:top w:val="none" w:sz="0" w:space="0" w:color="auto"/>
        <w:left w:val="none" w:sz="0" w:space="0" w:color="auto"/>
        <w:bottom w:val="none" w:sz="0" w:space="0" w:color="auto"/>
        <w:right w:val="none" w:sz="0" w:space="0" w:color="auto"/>
      </w:divBdr>
    </w:div>
    <w:div w:id="1058818687">
      <w:bodyDiv w:val="1"/>
      <w:marLeft w:val="0"/>
      <w:marRight w:val="0"/>
      <w:marTop w:val="0"/>
      <w:marBottom w:val="0"/>
      <w:divBdr>
        <w:top w:val="none" w:sz="0" w:space="0" w:color="auto"/>
        <w:left w:val="none" w:sz="0" w:space="0" w:color="auto"/>
        <w:bottom w:val="none" w:sz="0" w:space="0" w:color="auto"/>
        <w:right w:val="none" w:sz="0" w:space="0" w:color="auto"/>
      </w:divBdr>
    </w:div>
    <w:div w:id="1075661195">
      <w:bodyDiv w:val="1"/>
      <w:marLeft w:val="0"/>
      <w:marRight w:val="0"/>
      <w:marTop w:val="0"/>
      <w:marBottom w:val="0"/>
      <w:divBdr>
        <w:top w:val="none" w:sz="0" w:space="0" w:color="auto"/>
        <w:left w:val="none" w:sz="0" w:space="0" w:color="auto"/>
        <w:bottom w:val="none" w:sz="0" w:space="0" w:color="auto"/>
        <w:right w:val="none" w:sz="0" w:space="0" w:color="auto"/>
      </w:divBdr>
    </w:div>
    <w:div w:id="1259213586">
      <w:bodyDiv w:val="1"/>
      <w:marLeft w:val="0"/>
      <w:marRight w:val="0"/>
      <w:marTop w:val="0"/>
      <w:marBottom w:val="0"/>
      <w:divBdr>
        <w:top w:val="none" w:sz="0" w:space="0" w:color="auto"/>
        <w:left w:val="none" w:sz="0" w:space="0" w:color="auto"/>
        <w:bottom w:val="none" w:sz="0" w:space="0" w:color="auto"/>
        <w:right w:val="none" w:sz="0" w:space="0" w:color="auto"/>
      </w:divBdr>
    </w:div>
    <w:div w:id="1306861927">
      <w:bodyDiv w:val="1"/>
      <w:marLeft w:val="0"/>
      <w:marRight w:val="0"/>
      <w:marTop w:val="0"/>
      <w:marBottom w:val="0"/>
      <w:divBdr>
        <w:top w:val="none" w:sz="0" w:space="0" w:color="auto"/>
        <w:left w:val="none" w:sz="0" w:space="0" w:color="auto"/>
        <w:bottom w:val="none" w:sz="0" w:space="0" w:color="auto"/>
        <w:right w:val="none" w:sz="0" w:space="0" w:color="auto"/>
      </w:divBdr>
    </w:div>
    <w:div w:id="1399472948">
      <w:bodyDiv w:val="1"/>
      <w:marLeft w:val="0"/>
      <w:marRight w:val="0"/>
      <w:marTop w:val="0"/>
      <w:marBottom w:val="0"/>
      <w:divBdr>
        <w:top w:val="none" w:sz="0" w:space="0" w:color="auto"/>
        <w:left w:val="none" w:sz="0" w:space="0" w:color="auto"/>
        <w:bottom w:val="none" w:sz="0" w:space="0" w:color="auto"/>
        <w:right w:val="none" w:sz="0" w:space="0" w:color="auto"/>
      </w:divBdr>
    </w:div>
    <w:div w:id="1412434909">
      <w:bodyDiv w:val="1"/>
      <w:marLeft w:val="0"/>
      <w:marRight w:val="0"/>
      <w:marTop w:val="0"/>
      <w:marBottom w:val="0"/>
      <w:divBdr>
        <w:top w:val="none" w:sz="0" w:space="0" w:color="auto"/>
        <w:left w:val="none" w:sz="0" w:space="0" w:color="auto"/>
        <w:bottom w:val="none" w:sz="0" w:space="0" w:color="auto"/>
        <w:right w:val="none" w:sz="0" w:space="0" w:color="auto"/>
      </w:divBdr>
    </w:div>
    <w:div w:id="1525903334">
      <w:bodyDiv w:val="1"/>
      <w:marLeft w:val="0"/>
      <w:marRight w:val="0"/>
      <w:marTop w:val="0"/>
      <w:marBottom w:val="0"/>
      <w:divBdr>
        <w:top w:val="none" w:sz="0" w:space="0" w:color="auto"/>
        <w:left w:val="none" w:sz="0" w:space="0" w:color="auto"/>
        <w:bottom w:val="none" w:sz="0" w:space="0" w:color="auto"/>
        <w:right w:val="none" w:sz="0" w:space="0" w:color="auto"/>
      </w:divBdr>
    </w:div>
    <w:div w:id="1641035144">
      <w:bodyDiv w:val="1"/>
      <w:marLeft w:val="0"/>
      <w:marRight w:val="0"/>
      <w:marTop w:val="0"/>
      <w:marBottom w:val="0"/>
      <w:divBdr>
        <w:top w:val="none" w:sz="0" w:space="0" w:color="auto"/>
        <w:left w:val="none" w:sz="0" w:space="0" w:color="auto"/>
        <w:bottom w:val="none" w:sz="0" w:space="0" w:color="auto"/>
        <w:right w:val="none" w:sz="0" w:space="0" w:color="auto"/>
      </w:divBdr>
    </w:div>
    <w:div w:id="1689021567">
      <w:bodyDiv w:val="1"/>
      <w:marLeft w:val="0"/>
      <w:marRight w:val="0"/>
      <w:marTop w:val="0"/>
      <w:marBottom w:val="0"/>
      <w:divBdr>
        <w:top w:val="none" w:sz="0" w:space="0" w:color="auto"/>
        <w:left w:val="none" w:sz="0" w:space="0" w:color="auto"/>
        <w:bottom w:val="none" w:sz="0" w:space="0" w:color="auto"/>
        <w:right w:val="none" w:sz="0" w:space="0" w:color="auto"/>
      </w:divBdr>
    </w:div>
    <w:div w:id="1802917593">
      <w:bodyDiv w:val="1"/>
      <w:marLeft w:val="0"/>
      <w:marRight w:val="0"/>
      <w:marTop w:val="0"/>
      <w:marBottom w:val="0"/>
      <w:divBdr>
        <w:top w:val="none" w:sz="0" w:space="0" w:color="auto"/>
        <w:left w:val="none" w:sz="0" w:space="0" w:color="auto"/>
        <w:bottom w:val="none" w:sz="0" w:space="0" w:color="auto"/>
        <w:right w:val="none" w:sz="0" w:space="0" w:color="auto"/>
      </w:divBdr>
    </w:div>
    <w:div w:id="193739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pesz.com/2015/05/24/waiting-for-9-5-support-grouping-sets-cube-and-rollu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1DA4C9-DC7D-054C-BB16-0DF9BC288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5937</Words>
  <Characters>33844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RapidsDB 2018 Development Plan</vt:lpstr>
    </vt:vector>
  </TitlesOfParts>
  <Company>Borrui Data</Company>
  <LinksUpToDate>false</LinksUpToDate>
  <CharactersWithSpaces>39702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RapidsDB 2018 Development Plan</dc:title>
  <dc:subject>Draft</dc:subject>
  <dc:creator>Rev 3</dc:creator>
  <cp:lastModifiedBy>Ray Huetter</cp:lastModifiedBy>
  <cp:revision>2</cp:revision>
  <cp:lastPrinted>2017-09-13T09:37:00Z</cp:lastPrinted>
  <dcterms:created xsi:type="dcterms:W3CDTF">2018-06-07T21:37:00Z</dcterms:created>
  <dcterms:modified xsi:type="dcterms:W3CDTF">2018-06-07T21:37:00Z</dcterms:modified>
</cp:coreProperties>
</file>
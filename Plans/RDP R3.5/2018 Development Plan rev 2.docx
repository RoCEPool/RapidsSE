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5133825"/>
        <w:docPartObj>
          <w:docPartGallery w:val="Cover Pages"/>
          <w:docPartUnique/>
        </w:docPartObj>
      </w:sdtPr>
      <w:sdtContent>
        <w:p w:rsidR="00CF2E30" w:rsidRDefault="00055AAD">
          <w:pPr>
            <w:spacing w:after="200" w:line="276" w:lineRule="auto"/>
          </w:pPr>
          <w:r w:rsidRPr="00684B58">
            <w:rPr>
              <w:b/>
              <w:bCs/>
              <w:noProof/>
              <w:color w:val="365F91" w:themeColor="accent1" w:themeShade="BF"/>
              <w:sz w:val="28"/>
              <w:szCs w:val="28"/>
            </w:rPr>
            <w:drawing>
              <wp:anchor distT="0" distB="0" distL="114300" distR="114300" simplePos="0" relativeHeight="251661312" behindDoc="0" locked="0" layoutInCell="1" allowOverlap="1" wp14:anchorId="7174EA6B" wp14:editId="2D51F665">
                <wp:simplePos x="0" y="0"/>
                <wp:positionH relativeFrom="column">
                  <wp:posOffset>1394460</wp:posOffset>
                </wp:positionH>
                <wp:positionV relativeFrom="paragraph">
                  <wp:posOffset>5158741</wp:posOffset>
                </wp:positionV>
                <wp:extent cx="2377440" cy="2362904"/>
                <wp:effectExtent l="0" t="0" r="3810" b="0"/>
                <wp:wrapNone/>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7440" cy="2362904"/>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9264" behindDoc="0" locked="0" layoutInCell="0" allowOverlap="1" wp14:anchorId="3C664D58" wp14:editId="3BB1FBD7">
                    <wp:simplePos x="0" y="0"/>
                    <wp:positionH relativeFrom="page">
                      <wp:posOffset>857885</wp:posOffset>
                    </wp:positionH>
                    <wp:positionV relativeFrom="margin">
                      <wp:posOffset>144780</wp:posOffset>
                    </wp:positionV>
                    <wp:extent cx="5965190" cy="3718560"/>
                    <wp:effectExtent l="0" t="0" r="0" b="0"/>
                    <wp:wrapNone/>
                    <wp:docPr id="40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5190" cy="3718560"/>
                              <a:chOff x="1800" y="1440"/>
                              <a:chExt cx="8638" cy="8122"/>
                            </a:xfrm>
                          </wpg:grpSpPr>
                          <wps:wsp>
                            <wps:cNvPr id="419" name="Rectangle 15"/>
                            <wps:cNvSpPr>
                              <a:spLocks noChangeArrowheads="1"/>
                            </wps:cNvSpPr>
                            <wps:spPr bwMode="auto">
                              <a:xfrm>
                                <a:off x="1800" y="1440"/>
                                <a:ext cx="8638" cy="92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000000" w:themeColor="text1"/>
                                      <w:sz w:val="32"/>
                                      <w:szCs w:val="32"/>
                                    </w:rPr>
                                    <w:alias w:val="Company"/>
                                    <w:id w:val="15866524"/>
                                    <w:dataBinding w:prefixMappings="xmlns:ns0='http://schemas.openxmlformats.org/officeDocument/2006/extended-properties'" w:xpath="/ns0:Properties[1]/ns0:Company[1]" w:storeItemID="{6668398D-A668-4E3E-A5EB-62B293D839F1}"/>
                                    <w:text/>
                                  </w:sdtPr>
                                  <w:sdtContent>
                                    <w:p w:rsidR="00E02FA3" w:rsidRDefault="00E02FA3">
                                      <w:pPr>
                                        <w:rPr>
                                          <w:b/>
                                          <w:bCs/>
                                          <w:color w:val="000000" w:themeColor="text1"/>
                                          <w:sz w:val="32"/>
                                          <w:szCs w:val="32"/>
                                        </w:rPr>
                                      </w:pPr>
                                      <w:proofErr w:type="spellStart"/>
                                      <w:r>
                                        <w:rPr>
                                          <w:b/>
                                          <w:bCs/>
                                          <w:color w:val="000000" w:themeColor="text1"/>
                                          <w:sz w:val="32"/>
                                          <w:szCs w:val="32"/>
                                        </w:rPr>
                                        <w:t>Borrui</w:t>
                                      </w:r>
                                      <w:proofErr w:type="spellEnd"/>
                                      <w:r>
                                        <w:rPr>
                                          <w:b/>
                                          <w:bCs/>
                                          <w:color w:val="000000" w:themeColor="text1"/>
                                          <w:sz w:val="32"/>
                                          <w:szCs w:val="32"/>
                                        </w:rPr>
                                        <w:t xml:space="preserve"> Data</w:t>
                                      </w:r>
                                    </w:p>
                                  </w:sdtContent>
                                </w:sdt>
                                <w:p w:rsidR="00E02FA3" w:rsidRDefault="00E02FA3">
                                  <w:pPr>
                                    <w:rPr>
                                      <w:b/>
                                      <w:bCs/>
                                      <w:color w:val="000000" w:themeColor="text1"/>
                                      <w:sz w:val="32"/>
                                      <w:szCs w:val="32"/>
                                    </w:rPr>
                                  </w:pPr>
                                </w:p>
                              </w:txbxContent>
                            </wps:txbx>
                            <wps:bodyPr rot="0" vert="horz" wrap="square" lIns="91440" tIns="45720" rIns="91440" bIns="45720" anchor="t" anchorCtr="0" upright="1">
                              <a:noAutofit/>
                            </wps:bodyPr>
                          </wps:wsp>
                          <wps:wsp>
                            <wps:cNvPr id="421" name="Rectangle 17"/>
                            <wps:cNvSpPr>
                              <a:spLocks noChangeArrowheads="1"/>
                            </wps:cNvSpPr>
                            <wps:spPr bwMode="auto">
                              <a:xfrm>
                                <a:off x="1800" y="2294"/>
                                <a:ext cx="8638" cy="726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1F497D" w:themeColor="text2"/>
                                      <w:sz w:val="72"/>
                                      <w:szCs w:val="72"/>
                                    </w:rPr>
                                    <w:alias w:val="Title"/>
                                    <w:id w:val="15866532"/>
                                    <w:dataBinding w:prefixMappings="xmlns:ns0='http://schemas.openxmlformats.org/package/2006/metadata/core-properties' xmlns:ns1='http://purl.org/dc/elements/1.1/'" w:xpath="/ns0:coreProperties[1]/ns1:title[1]" w:storeItemID="{6C3C8BC8-F283-45AE-878A-BAB7291924A1}"/>
                                    <w:text/>
                                  </w:sdtPr>
                                  <w:sdtContent>
                                    <w:p w:rsidR="00E02FA3" w:rsidRDefault="00E02FA3" w:rsidP="00DF0239">
                                      <w:pPr>
                                        <w:jc w:val="center"/>
                                        <w:rPr>
                                          <w:b/>
                                          <w:bCs/>
                                          <w:color w:val="1F497D" w:themeColor="text2"/>
                                          <w:sz w:val="72"/>
                                          <w:szCs w:val="72"/>
                                        </w:rPr>
                                      </w:pPr>
                                      <w:proofErr w:type="spellStart"/>
                                      <w:r>
                                        <w:rPr>
                                          <w:b/>
                                          <w:bCs/>
                                          <w:color w:val="1F497D" w:themeColor="text2"/>
                                          <w:sz w:val="72"/>
                                          <w:szCs w:val="72"/>
                                        </w:rPr>
                                        <w:t>RapidsDB</w:t>
                                      </w:r>
                                      <w:proofErr w:type="spellEnd"/>
                                      <w:r>
                                        <w:rPr>
                                          <w:b/>
                                          <w:bCs/>
                                          <w:color w:val="1F497D" w:themeColor="text2"/>
                                          <w:sz w:val="72"/>
                                          <w:szCs w:val="72"/>
                                        </w:rPr>
                                        <w:t xml:space="preserve"> 2018 Development Plan</w:t>
                                      </w:r>
                                    </w:p>
                                  </w:sdtContent>
                                </w:sdt>
                                <w:sdt>
                                  <w:sdtPr>
                                    <w:rPr>
                                      <w:b/>
                                      <w:bCs/>
                                      <w:color w:val="000000" w:themeColor="text1"/>
                                      <w:sz w:val="32"/>
                                      <w:szCs w:val="32"/>
                                    </w:rPr>
                                    <w:alias w:val="Author"/>
                                    <w:id w:val="15866544"/>
                                    <w:dataBinding w:prefixMappings="xmlns:ns0='http://schemas.openxmlformats.org/package/2006/metadata/core-properties' xmlns:ns1='http://purl.org/dc/elements/1.1/'" w:xpath="/ns0:coreProperties[1]/ns1:creator[1]" w:storeItemID="{6C3C8BC8-F283-45AE-878A-BAB7291924A1}"/>
                                    <w:text/>
                                  </w:sdtPr>
                                  <w:sdtContent>
                                    <w:p w:rsidR="00E02FA3" w:rsidRDefault="00E02FA3">
                                      <w:pPr>
                                        <w:rPr>
                                          <w:b/>
                                          <w:bCs/>
                                          <w:color w:val="000000" w:themeColor="text1"/>
                                          <w:sz w:val="32"/>
                                          <w:szCs w:val="32"/>
                                        </w:rPr>
                                      </w:pPr>
                                      <w:del w:id="0" w:author="Dave Cracknell" w:date="2018-06-01T15:13:00Z">
                                        <w:r w:rsidDel="00AE6C60">
                                          <w:rPr>
                                            <w:b/>
                                            <w:bCs/>
                                            <w:color w:val="000000" w:themeColor="text1"/>
                                            <w:sz w:val="32"/>
                                            <w:szCs w:val="32"/>
                                          </w:rPr>
                                          <w:delText>Rev 1</w:delText>
                                        </w:r>
                                      </w:del>
                                      <w:ins w:id="1" w:author="Dave Cracknell" w:date="2018-06-01T15:13:00Z">
                                        <w:r>
                                          <w:rPr>
                                            <w:b/>
                                            <w:bCs/>
                                            <w:color w:val="000000" w:themeColor="text1"/>
                                            <w:sz w:val="32"/>
                                            <w:szCs w:val="32"/>
                                          </w:rPr>
                                          <w:t>Rev 2</w:t>
                                        </w:r>
                                      </w:ins>
                                    </w:p>
                                  </w:sdtContent>
                                </w:sdt>
                                <w:p w:rsidR="00E02FA3" w:rsidRDefault="00E02FA3">
                                  <w:pPr>
                                    <w:rPr>
                                      <w:b/>
                                      <w:bCs/>
                                      <w:color w:val="000000" w:themeColor="text1"/>
                                      <w:sz w:val="32"/>
                                      <w:szCs w:val="32"/>
                                    </w:rPr>
                                  </w:pPr>
                                </w:p>
                              </w:txbxContent>
                            </wps:txbx>
                            <wps:bodyPr rot="0" vert="horz" wrap="square" lIns="91440" tIns="45720" rIns="91440" bIns="45720" anchor="b"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3C664D58" id="Group 3" o:spid="_x0000_s1026" style="position:absolute;margin-left:67.55pt;margin-top:11.4pt;width:469.7pt;height:292.8pt;z-index:251659264;mso-position-horizontal-relative:page;mso-position-vertical-relative:margin;mso-height-relative:margin" coordorigin="1800,1440" coordsize="8638,8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" o:allowincell="f">
                    <v:rect id="Rectangle 15" o:spid="_x0000_s1027" style="position:absolute;left:1800;top:1440;width:8638;height: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" filled="f" stroked="f">
                      <v:textbox>
                        <w:txbxContent>
                          <w:sdt>
                            <w:sdtPr>
                              <w:rPr>
                                <w:b/>
                                <w:bCs/>
                                <w:color w:val="000000" w:themeColor="text1"/>
                                <w:sz w:val="32"/>
                                <w:szCs w:val="32"/>
                              </w:rPr>
                              <w:alias w:val="Company"/>
                              <w:id w:val="15866524"/>
                              <w:dataBinding w:prefixMappings="xmlns:ns0='http://schemas.openxmlformats.org/officeDocument/2006/extended-properties'" w:xpath="/ns0:Properties[1]/ns0:Company[1]" w:storeItemID="{6668398D-A668-4E3E-A5EB-62B293D839F1}"/>
                              <w:text/>
                            </w:sdtPr>
                            <w:sdtContent>
                              <w:p w:rsidR="00E02FA3" w:rsidRDefault="00E02FA3">
                                <w:pPr>
                                  <w:rPr>
                                    <w:b/>
                                    <w:bCs/>
                                    <w:color w:val="000000" w:themeColor="text1"/>
                                    <w:sz w:val="32"/>
                                    <w:szCs w:val="32"/>
                                  </w:rPr>
                                </w:pPr>
                                <w:proofErr w:type="spellStart"/>
                                <w:r>
                                  <w:rPr>
                                    <w:b/>
                                    <w:bCs/>
                                    <w:color w:val="000000" w:themeColor="text1"/>
                                    <w:sz w:val="32"/>
                                    <w:szCs w:val="32"/>
                                  </w:rPr>
                                  <w:t>Borrui</w:t>
                                </w:r>
                                <w:proofErr w:type="spellEnd"/>
                                <w:r>
                                  <w:rPr>
                                    <w:b/>
                                    <w:bCs/>
                                    <w:color w:val="000000" w:themeColor="text1"/>
                                    <w:sz w:val="32"/>
                                    <w:szCs w:val="32"/>
                                  </w:rPr>
                                  <w:t xml:space="preserve"> Data</w:t>
                                </w:r>
                              </w:p>
                            </w:sdtContent>
                          </w:sdt>
                          <w:p w:rsidR="00E02FA3" w:rsidRDefault="00E02FA3">
                            <w:pPr>
                              <w:rPr>
                                <w:b/>
                                <w:bCs/>
                                <w:color w:val="000000" w:themeColor="text1"/>
                                <w:sz w:val="32"/>
                                <w:szCs w:val="32"/>
                              </w:rPr>
                            </w:pPr>
                          </w:p>
                        </w:txbxContent>
                      </v:textbox>
                    </v:rect>
                    <v:rect id="Rectangle 17" o:spid="_x0000_s1028" style="position:absolute;left:1800;top:2294;width:8638;height:726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" filled="f" stroked="f">
                      <v:textbox>
                        <w:txbxContent>
                          <w:sdt>
                            <w:sdtPr>
                              <w:rPr>
                                <w:b/>
                                <w:bCs/>
                                <w:color w:val="1F497D" w:themeColor="text2"/>
                                <w:sz w:val="72"/>
                                <w:szCs w:val="72"/>
                              </w:rPr>
                              <w:alias w:val="Title"/>
                              <w:id w:val="15866532"/>
                              <w:dataBinding w:prefixMappings="xmlns:ns0='http://schemas.openxmlformats.org/package/2006/metadata/core-properties' xmlns:ns1='http://purl.org/dc/elements/1.1/'" w:xpath="/ns0:coreProperties[1]/ns1:title[1]" w:storeItemID="{6C3C8BC8-F283-45AE-878A-BAB7291924A1}"/>
                              <w:text/>
                            </w:sdtPr>
                            <w:sdtContent>
                              <w:p w:rsidR="00E02FA3" w:rsidRDefault="00E02FA3" w:rsidP="00DF0239">
                                <w:pPr>
                                  <w:jc w:val="center"/>
                                  <w:rPr>
                                    <w:b/>
                                    <w:bCs/>
                                    <w:color w:val="1F497D" w:themeColor="text2"/>
                                    <w:sz w:val="72"/>
                                    <w:szCs w:val="72"/>
                                  </w:rPr>
                                </w:pPr>
                                <w:proofErr w:type="spellStart"/>
                                <w:r>
                                  <w:rPr>
                                    <w:b/>
                                    <w:bCs/>
                                    <w:color w:val="1F497D" w:themeColor="text2"/>
                                    <w:sz w:val="72"/>
                                    <w:szCs w:val="72"/>
                                  </w:rPr>
                                  <w:t>RapidsDB</w:t>
                                </w:r>
                                <w:proofErr w:type="spellEnd"/>
                                <w:r>
                                  <w:rPr>
                                    <w:b/>
                                    <w:bCs/>
                                    <w:color w:val="1F497D" w:themeColor="text2"/>
                                    <w:sz w:val="72"/>
                                    <w:szCs w:val="72"/>
                                  </w:rPr>
                                  <w:t xml:space="preserve"> 2018 Development Plan</w:t>
                                </w:r>
                              </w:p>
                            </w:sdtContent>
                          </w:sdt>
                          <w:sdt>
                            <w:sdtPr>
                              <w:rPr>
                                <w:b/>
                                <w:bCs/>
                                <w:color w:val="000000" w:themeColor="text1"/>
                                <w:sz w:val="32"/>
                                <w:szCs w:val="32"/>
                              </w:rPr>
                              <w:alias w:val="Author"/>
                              <w:id w:val="15866544"/>
                              <w:dataBinding w:prefixMappings="xmlns:ns0='http://schemas.openxmlformats.org/package/2006/metadata/core-properties' xmlns:ns1='http://purl.org/dc/elements/1.1/'" w:xpath="/ns0:coreProperties[1]/ns1:creator[1]" w:storeItemID="{6C3C8BC8-F283-45AE-878A-BAB7291924A1}"/>
                              <w:text/>
                            </w:sdtPr>
                            <w:sdtContent>
                              <w:p w:rsidR="00E02FA3" w:rsidRDefault="00E02FA3">
                                <w:pPr>
                                  <w:rPr>
                                    <w:b/>
                                    <w:bCs/>
                                    <w:color w:val="000000" w:themeColor="text1"/>
                                    <w:sz w:val="32"/>
                                    <w:szCs w:val="32"/>
                                  </w:rPr>
                                </w:pPr>
                                <w:del w:id="2" w:author="Dave Cracknell" w:date="2018-06-01T15:13:00Z">
                                  <w:r w:rsidDel="00AE6C60">
                                    <w:rPr>
                                      <w:b/>
                                      <w:bCs/>
                                      <w:color w:val="000000" w:themeColor="text1"/>
                                      <w:sz w:val="32"/>
                                      <w:szCs w:val="32"/>
                                    </w:rPr>
                                    <w:delText>Rev 1</w:delText>
                                  </w:r>
                                </w:del>
                                <w:ins w:id="3" w:author="Dave Cracknell" w:date="2018-06-01T15:13:00Z">
                                  <w:r>
                                    <w:rPr>
                                      <w:b/>
                                      <w:bCs/>
                                      <w:color w:val="000000" w:themeColor="text1"/>
                                      <w:sz w:val="32"/>
                                      <w:szCs w:val="32"/>
                                    </w:rPr>
                                    <w:t>Rev 2</w:t>
                                  </w:r>
                                </w:ins>
                              </w:p>
                            </w:sdtContent>
                          </w:sdt>
                          <w:p w:rsidR="00E02FA3" w:rsidRDefault="00E02FA3">
                            <w:pPr>
                              <w:rPr>
                                <w:b/>
                                <w:bCs/>
                                <w:color w:val="000000" w:themeColor="text1"/>
                                <w:sz w:val="32"/>
                                <w:szCs w:val="32"/>
                              </w:rPr>
                            </w:pPr>
                          </w:p>
                        </w:txbxContent>
                      </v:textbox>
                    </v:rect>
                    <w10:wrap anchorx="page" anchory="margin"/>
                  </v:group>
                </w:pict>
              </mc:Fallback>
            </mc:AlternateContent>
          </w:r>
          <w:r w:rsidR="00CF2E30">
            <w:br w:type="page"/>
          </w:r>
        </w:p>
      </w:sdtContent>
    </w:sdt>
    <w:sdt>
      <w:sdtPr>
        <w:rPr>
          <w:rFonts w:asciiTheme="minorHAnsi" w:eastAsiaTheme="minorHAnsi" w:hAnsiTheme="minorHAnsi" w:cstheme="minorBidi"/>
          <w:b w:val="0"/>
          <w:bCs w:val="0"/>
          <w:color w:val="auto"/>
          <w:sz w:val="22"/>
          <w:szCs w:val="22"/>
          <w:lang w:eastAsia="en-US"/>
        </w:rPr>
        <w:id w:val="-1212040477"/>
        <w:docPartObj>
          <w:docPartGallery w:val="Table of Contents"/>
          <w:docPartUnique/>
        </w:docPartObj>
      </w:sdtPr>
      <w:sdtEndPr>
        <w:rPr>
          <w:rFonts w:eastAsia="SimSun"/>
          <w:noProof/>
        </w:rPr>
      </w:sdtEndPr>
      <w:sdtContent>
        <w:p w:rsidR="00A7791E" w:rsidRDefault="00A7791E">
          <w:pPr>
            <w:pStyle w:val="TOCHeading"/>
          </w:pPr>
          <w:r>
            <w:t>Table of Contents</w:t>
          </w:r>
        </w:p>
        <w:p w:rsidR="00A64937" w:rsidRDefault="004A224E">
          <w:pPr>
            <w:pStyle w:val="TOC1"/>
            <w:tabs>
              <w:tab w:val="left" w:pos="440"/>
              <w:tab w:val="right" w:leader="dot" w:pos="9350"/>
            </w:tabs>
            <w:rPr>
              <w:ins w:id="4" w:author="Dave Cracknell" w:date="2018-06-01T16:06:00Z"/>
              <w:rFonts w:eastAsiaTheme="minorEastAsia"/>
              <w:noProof/>
            </w:rPr>
          </w:pPr>
          <w:r>
            <w:rPr>
              <w:b/>
              <w:bCs/>
              <w:noProof/>
            </w:rPr>
            <w:fldChar w:fldCharType="begin"/>
          </w:r>
          <w:r>
            <w:rPr>
              <w:b/>
              <w:bCs/>
              <w:noProof/>
            </w:rPr>
            <w:instrText xml:space="preserve"> TOC \o "1-4" \h \z \u </w:instrText>
          </w:r>
          <w:r>
            <w:rPr>
              <w:b/>
              <w:bCs/>
              <w:noProof/>
            </w:rPr>
            <w:fldChar w:fldCharType="separate"/>
          </w:r>
          <w:ins w:id="5" w:author="Dave Cracknell" w:date="2018-06-01T16:06:00Z">
            <w:r w:rsidR="00A64937" w:rsidRPr="00195B83">
              <w:rPr>
                <w:rStyle w:val="Hyperlink"/>
                <w:noProof/>
              </w:rPr>
              <w:fldChar w:fldCharType="begin"/>
            </w:r>
            <w:r w:rsidR="00A64937" w:rsidRPr="00195B83">
              <w:rPr>
                <w:rStyle w:val="Hyperlink"/>
                <w:noProof/>
              </w:rPr>
              <w:instrText xml:space="preserve"> </w:instrText>
            </w:r>
            <w:r w:rsidR="00A64937">
              <w:rPr>
                <w:noProof/>
              </w:rPr>
              <w:instrText>HYPERLINK \l "_Toc515632492"</w:instrText>
            </w:r>
            <w:r w:rsidR="00A64937" w:rsidRPr="00195B83">
              <w:rPr>
                <w:rStyle w:val="Hyperlink"/>
                <w:noProof/>
              </w:rPr>
              <w:instrText xml:space="preserve"> </w:instrText>
            </w:r>
            <w:r w:rsidR="00A64937" w:rsidRPr="00195B83">
              <w:rPr>
                <w:rStyle w:val="Hyperlink"/>
                <w:noProof/>
              </w:rPr>
            </w:r>
            <w:r w:rsidR="00A64937" w:rsidRPr="00195B83">
              <w:rPr>
                <w:rStyle w:val="Hyperlink"/>
                <w:noProof/>
              </w:rPr>
              <w:fldChar w:fldCharType="separate"/>
            </w:r>
            <w:r w:rsidR="00A64937" w:rsidRPr="00195B83">
              <w:rPr>
                <w:rStyle w:val="Hyperlink"/>
                <w:noProof/>
              </w:rPr>
              <w:t>1.</w:t>
            </w:r>
            <w:r w:rsidR="00A64937">
              <w:rPr>
                <w:rFonts w:eastAsiaTheme="minorEastAsia"/>
                <w:noProof/>
              </w:rPr>
              <w:tab/>
            </w:r>
            <w:r w:rsidR="00A64937" w:rsidRPr="00195B83">
              <w:rPr>
                <w:rStyle w:val="Hyperlink"/>
                <w:noProof/>
              </w:rPr>
              <w:t>Overview</w:t>
            </w:r>
            <w:r w:rsidR="00A64937">
              <w:rPr>
                <w:noProof/>
                <w:webHidden/>
              </w:rPr>
              <w:tab/>
            </w:r>
            <w:r w:rsidR="00A64937">
              <w:rPr>
                <w:noProof/>
                <w:webHidden/>
              </w:rPr>
              <w:fldChar w:fldCharType="begin"/>
            </w:r>
            <w:r w:rsidR="00A64937">
              <w:rPr>
                <w:noProof/>
                <w:webHidden/>
              </w:rPr>
              <w:instrText xml:space="preserve"> PAGEREF _Toc515632492 \h </w:instrText>
            </w:r>
            <w:r w:rsidR="00A64937">
              <w:rPr>
                <w:noProof/>
                <w:webHidden/>
              </w:rPr>
            </w:r>
          </w:ins>
          <w:r w:rsidR="00A64937">
            <w:rPr>
              <w:noProof/>
              <w:webHidden/>
            </w:rPr>
            <w:fldChar w:fldCharType="separate"/>
          </w:r>
          <w:ins w:id="6" w:author="Dave Cracknell" w:date="2018-06-01T16:06:00Z">
            <w:r w:rsidR="00A64937">
              <w:rPr>
                <w:noProof/>
                <w:webHidden/>
              </w:rPr>
              <w:t>3</w:t>
            </w:r>
            <w:r w:rsidR="00A64937">
              <w:rPr>
                <w:noProof/>
                <w:webHidden/>
              </w:rPr>
              <w:fldChar w:fldCharType="end"/>
            </w:r>
            <w:r w:rsidR="00A64937" w:rsidRPr="00195B83">
              <w:rPr>
                <w:rStyle w:val="Hyperlink"/>
                <w:noProof/>
              </w:rPr>
              <w:fldChar w:fldCharType="end"/>
            </w:r>
          </w:ins>
        </w:p>
        <w:p w:rsidR="00A64937" w:rsidRDefault="00A64937">
          <w:pPr>
            <w:pStyle w:val="TOC1"/>
            <w:tabs>
              <w:tab w:val="left" w:pos="440"/>
              <w:tab w:val="right" w:leader="dot" w:pos="9350"/>
            </w:tabs>
            <w:rPr>
              <w:ins w:id="7" w:author="Dave Cracknell" w:date="2018-06-01T16:06:00Z"/>
              <w:rFonts w:eastAsiaTheme="minorEastAsia"/>
              <w:noProof/>
            </w:rPr>
          </w:pPr>
          <w:ins w:id="8"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"_Toc515632493"</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2.</w:t>
            </w:r>
            <w:r>
              <w:rPr>
                <w:rFonts w:eastAsiaTheme="minorEastAsia"/>
                <w:noProof/>
              </w:rPr>
              <w:tab/>
            </w:r>
            <w:r w:rsidRPr="00195B83">
              <w:rPr>
                <w:rStyle w:val="Hyperlink"/>
                <w:noProof/>
              </w:rPr>
              <w:t>Document History</w:t>
            </w:r>
            <w:r>
              <w:rPr>
                <w:noProof/>
                <w:webHidden/>
              </w:rPr>
              <w:tab/>
            </w:r>
            <w:r>
              <w:rPr>
                <w:noProof/>
                <w:webHidden/>
              </w:rPr>
              <w:fldChar w:fldCharType="begin"/>
            </w:r>
            <w:r>
              <w:rPr>
                <w:noProof/>
                <w:webHidden/>
              </w:rPr>
              <w:instrText xml:space="preserve"> PAGEREF _Toc515632493 \h </w:instrText>
            </w:r>
            <w:r>
              <w:rPr>
                <w:noProof/>
                <w:webHidden/>
              </w:rPr>
            </w:r>
          </w:ins>
          <w:r>
            <w:rPr>
              <w:noProof/>
              <w:webHidden/>
            </w:rPr>
            <w:fldChar w:fldCharType="separate"/>
          </w:r>
          <w:ins w:id="9" w:author="Dave Cracknell" w:date="2018-06-01T16:06:00Z">
            <w:r>
              <w:rPr>
                <w:noProof/>
                <w:webHidden/>
              </w:rPr>
              <w:t>3</w:t>
            </w:r>
            <w:r>
              <w:rPr>
                <w:noProof/>
                <w:webHidden/>
              </w:rPr>
              <w:fldChar w:fldCharType="end"/>
            </w:r>
            <w:r w:rsidRPr="00195B83">
              <w:rPr>
                <w:rStyle w:val="Hyperlink"/>
                <w:noProof/>
              </w:rPr>
              <w:fldChar w:fldCharType="end"/>
            </w:r>
          </w:ins>
        </w:p>
        <w:p w:rsidR="00A64937" w:rsidRDefault="00A64937">
          <w:pPr>
            <w:pStyle w:val="TOC1"/>
            <w:tabs>
              <w:tab w:val="left" w:pos="440"/>
              <w:tab w:val="right" w:leader="dot" w:pos="9350"/>
            </w:tabs>
            <w:rPr>
              <w:ins w:id="10" w:author="Dave Cracknell" w:date="2018-06-01T16:06:00Z"/>
              <w:rFonts w:eastAsiaTheme="minorEastAsia"/>
              <w:noProof/>
            </w:rPr>
          </w:pPr>
          <w:ins w:id="11"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"_Toc515632494"</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3.</w:t>
            </w:r>
            <w:r>
              <w:rPr>
                <w:rFonts w:eastAsiaTheme="minorEastAsia"/>
                <w:noProof/>
              </w:rPr>
              <w:tab/>
            </w:r>
            <w:r w:rsidRPr="00195B83">
              <w:rPr>
                <w:rStyle w:val="Hyperlink"/>
                <w:noProof/>
              </w:rPr>
              <w:t>Release Approval Process</w:t>
            </w:r>
            <w:r>
              <w:rPr>
                <w:noProof/>
                <w:webHidden/>
              </w:rPr>
              <w:tab/>
            </w:r>
            <w:r>
              <w:rPr>
                <w:noProof/>
                <w:webHidden/>
              </w:rPr>
              <w:fldChar w:fldCharType="begin"/>
            </w:r>
            <w:r>
              <w:rPr>
                <w:noProof/>
                <w:webHidden/>
              </w:rPr>
              <w:instrText xml:space="preserve"> PAGEREF _Toc515632494 \h </w:instrText>
            </w:r>
            <w:r>
              <w:rPr>
                <w:noProof/>
                <w:webHidden/>
              </w:rPr>
            </w:r>
          </w:ins>
          <w:r>
            <w:rPr>
              <w:noProof/>
              <w:webHidden/>
            </w:rPr>
            <w:fldChar w:fldCharType="separate"/>
          </w:r>
          <w:ins w:id="12" w:author="Dave Cracknell" w:date="2018-06-01T16:06:00Z">
            <w:r>
              <w:rPr>
                <w:noProof/>
                <w:webHidden/>
              </w:rPr>
              <w:t>3</w:t>
            </w:r>
            <w:r>
              <w:rPr>
                <w:noProof/>
                <w:webHidden/>
              </w:rPr>
              <w:fldChar w:fldCharType="end"/>
            </w:r>
            <w:r w:rsidRPr="00195B83">
              <w:rPr>
                <w:rStyle w:val="Hyperlink"/>
                <w:noProof/>
              </w:rPr>
              <w:fldChar w:fldCharType="end"/>
            </w:r>
          </w:ins>
        </w:p>
        <w:p w:rsidR="00A64937" w:rsidRDefault="00A64937">
          <w:pPr>
            <w:pStyle w:val="TOC1"/>
            <w:tabs>
              <w:tab w:val="left" w:pos="440"/>
              <w:tab w:val="right" w:leader="dot" w:pos="9350"/>
            </w:tabs>
            <w:rPr>
              <w:ins w:id="13" w:author="Dave Cracknell" w:date="2018-06-01T16:06:00Z"/>
              <w:rFonts w:eastAsiaTheme="minorEastAsia"/>
              <w:noProof/>
            </w:rPr>
          </w:pPr>
          <w:ins w:id="14"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"_Toc515632495"</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w:t>
            </w:r>
            <w:r>
              <w:rPr>
                <w:rFonts w:eastAsiaTheme="minorEastAsia"/>
                <w:noProof/>
              </w:rPr>
              <w:tab/>
            </w:r>
            <w:r w:rsidRPr="00195B83">
              <w:rPr>
                <w:rStyle w:val="Hyperlink"/>
                <w:noProof/>
              </w:rPr>
              <w:t>Release Plan</w:t>
            </w:r>
            <w:r>
              <w:rPr>
                <w:noProof/>
                <w:webHidden/>
              </w:rPr>
              <w:tab/>
            </w:r>
            <w:r>
              <w:rPr>
                <w:noProof/>
                <w:webHidden/>
              </w:rPr>
              <w:fldChar w:fldCharType="begin"/>
            </w:r>
            <w:r>
              <w:rPr>
                <w:noProof/>
                <w:webHidden/>
              </w:rPr>
              <w:instrText xml:space="preserve"> PAGEREF _Toc515632495 \h </w:instrText>
            </w:r>
            <w:r>
              <w:rPr>
                <w:noProof/>
                <w:webHidden/>
              </w:rPr>
            </w:r>
          </w:ins>
          <w:r>
            <w:rPr>
              <w:noProof/>
              <w:webHidden/>
            </w:rPr>
            <w:fldChar w:fldCharType="separate"/>
          </w:r>
          <w:ins w:id="15" w:author="Dave Cracknell" w:date="2018-06-01T16:06:00Z">
            <w:r>
              <w:rPr>
                <w:noProof/>
                <w:webHidden/>
              </w:rPr>
              <w:t>4</w:t>
            </w:r>
            <w:r>
              <w:rPr>
                <w:noProof/>
                <w:webHidden/>
              </w:rPr>
              <w:fldChar w:fldCharType="end"/>
            </w:r>
            <w:r w:rsidRPr="00195B83">
              <w:rPr>
                <w:rStyle w:val="Hyperlink"/>
                <w:noProof/>
              </w:rPr>
              <w:fldChar w:fldCharType="end"/>
            </w:r>
          </w:ins>
        </w:p>
        <w:p w:rsidR="00A64937" w:rsidRDefault="00A64937">
          <w:pPr>
            <w:pStyle w:val="TOC2"/>
            <w:tabs>
              <w:tab w:val="left" w:pos="880"/>
              <w:tab w:val="right" w:leader="dot" w:pos="9350"/>
            </w:tabs>
            <w:rPr>
              <w:ins w:id="16" w:author="Dave Cracknell" w:date="2018-06-01T16:06:00Z"/>
              <w:rFonts w:eastAsiaTheme="minorEastAsia"/>
              <w:noProof/>
            </w:rPr>
          </w:pPr>
          <w:ins w:id="17"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"_Toc515632496"</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4.1</w:t>
            </w:r>
            <w:r>
              <w:rPr>
                <w:rFonts w:eastAsiaTheme="minorEastAsia"/>
                <w:noProof/>
              </w:rPr>
              <w:tab/>
            </w:r>
            <w:r w:rsidRPr="00195B83">
              <w:rPr>
                <w:rStyle w:val="Hyperlink"/>
                <w:noProof/>
              </w:rPr>
              <w:t>Release 3.3.1</w:t>
            </w:r>
            <w:r>
              <w:rPr>
                <w:noProof/>
                <w:webHidden/>
              </w:rPr>
              <w:tab/>
            </w:r>
            <w:r>
              <w:rPr>
                <w:noProof/>
                <w:webHidden/>
              </w:rPr>
              <w:fldChar w:fldCharType="begin"/>
            </w:r>
            <w:r>
              <w:rPr>
                <w:noProof/>
                <w:webHidden/>
              </w:rPr>
              <w:instrText xml:space="preserve"> PAGEREF _Toc515632496 \h </w:instrText>
            </w:r>
            <w:r>
              <w:rPr>
                <w:noProof/>
                <w:webHidden/>
              </w:rPr>
            </w:r>
          </w:ins>
          <w:r>
            <w:rPr>
              <w:noProof/>
              <w:webHidden/>
            </w:rPr>
            <w:fldChar w:fldCharType="separate"/>
          </w:r>
          <w:ins w:id="18" w:author="Dave Cracknell" w:date="2018-06-01T16:06:00Z">
            <w:r>
              <w:rPr>
                <w:noProof/>
                <w:webHidden/>
              </w:rPr>
              <w:t>4</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19" w:author="Dave Cracknell" w:date="2018-06-01T16:06:00Z"/>
              <w:rFonts w:eastAsiaTheme="minorEastAsia"/>
              <w:noProof/>
            </w:rPr>
          </w:pPr>
          <w:ins w:id="20"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"_Toc515632497"</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4.1.1</w:t>
            </w:r>
            <w:r>
              <w:rPr>
                <w:rFonts w:eastAsiaTheme="minorEastAsia"/>
                <w:noProof/>
              </w:rPr>
              <w:tab/>
            </w:r>
            <w:r w:rsidRPr="00195B83">
              <w:rPr>
                <w:rStyle w:val="Hyperlink"/>
                <w:noProof/>
              </w:rPr>
              <w:t>Delimited File Support – Phase 1</w:t>
            </w:r>
            <w:r>
              <w:rPr>
                <w:noProof/>
                <w:webHidden/>
              </w:rPr>
              <w:tab/>
            </w:r>
            <w:r>
              <w:rPr>
                <w:noProof/>
                <w:webHidden/>
              </w:rPr>
              <w:fldChar w:fldCharType="begin"/>
            </w:r>
            <w:r>
              <w:rPr>
                <w:noProof/>
                <w:webHidden/>
              </w:rPr>
              <w:instrText xml:space="preserve"> PAGEREF _Toc515632497 \h </w:instrText>
            </w:r>
            <w:r>
              <w:rPr>
                <w:noProof/>
                <w:webHidden/>
              </w:rPr>
            </w:r>
          </w:ins>
          <w:r>
            <w:rPr>
              <w:noProof/>
              <w:webHidden/>
            </w:rPr>
            <w:fldChar w:fldCharType="separate"/>
          </w:r>
          <w:ins w:id="21" w:author="Dave Cracknell" w:date="2018-06-01T16:06:00Z">
            <w:r>
              <w:rPr>
                <w:noProof/>
                <w:webHidden/>
              </w:rPr>
              <w:t>4</w:t>
            </w:r>
            <w:r>
              <w:rPr>
                <w:noProof/>
                <w:webHidden/>
              </w:rPr>
              <w:fldChar w:fldCharType="end"/>
            </w:r>
            <w:r w:rsidRPr="00195B83">
              <w:rPr>
                <w:rStyle w:val="Hyperlink"/>
                <w:noProof/>
              </w:rPr>
              <w:fldChar w:fldCharType="end"/>
            </w:r>
          </w:ins>
        </w:p>
        <w:p w:rsidR="00A64937" w:rsidRDefault="00A64937">
          <w:pPr>
            <w:pStyle w:val="TOC4"/>
            <w:tabs>
              <w:tab w:val="left" w:pos="1540"/>
              <w:tab w:val="right" w:leader="dot" w:pos="9350"/>
            </w:tabs>
            <w:rPr>
              <w:ins w:id="22" w:author="Dave Cracknell" w:date="2018-06-01T16:06:00Z"/>
              <w:rFonts w:eastAsiaTheme="minorEastAsia"/>
              <w:noProof/>
            </w:rPr>
          </w:pPr>
          <w:ins w:id="23"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"_Toc515632498"</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4.1.1.1</w:t>
            </w:r>
            <w:r>
              <w:rPr>
                <w:rFonts w:eastAsiaTheme="minorEastAsia"/>
                <w:noProof/>
              </w:rPr>
              <w:tab/>
            </w:r>
            <w:r w:rsidRPr="00195B83">
              <w:rPr>
                <w:rStyle w:val="Hyperlink"/>
                <w:noProof/>
              </w:rPr>
              <w:t>Hadoop Connector</w:t>
            </w:r>
            <w:r>
              <w:rPr>
                <w:noProof/>
                <w:webHidden/>
              </w:rPr>
              <w:tab/>
            </w:r>
            <w:r>
              <w:rPr>
                <w:noProof/>
                <w:webHidden/>
              </w:rPr>
              <w:fldChar w:fldCharType="begin"/>
            </w:r>
            <w:r>
              <w:rPr>
                <w:noProof/>
                <w:webHidden/>
              </w:rPr>
              <w:instrText xml:space="preserve"> PAGEREF _Toc515632498 \h </w:instrText>
            </w:r>
            <w:r>
              <w:rPr>
                <w:noProof/>
                <w:webHidden/>
              </w:rPr>
            </w:r>
          </w:ins>
          <w:r>
            <w:rPr>
              <w:noProof/>
              <w:webHidden/>
            </w:rPr>
            <w:fldChar w:fldCharType="separate"/>
          </w:r>
          <w:ins w:id="24" w:author="Dave Cracknell" w:date="2018-06-01T16:06:00Z">
            <w:r>
              <w:rPr>
                <w:noProof/>
                <w:webHidden/>
              </w:rPr>
              <w:t>4</w:t>
            </w:r>
            <w:r>
              <w:rPr>
                <w:noProof/>
                <w:webHidden/>
              </w:rPr>
              <w:fldChar w:fldCharType="end"/>
            </w:r>
            <w:r w:rsidRPr="00195B83">
              <w:rPr>
                <w:rStyle w:val="Hyperlink"/>
                <w:noProof/>
              </w:rPr>
              <w:fldChar w:fldCharType="end"/>
            </w:r>
          </w:ins>
        </w:p>
        <w:p w:rsidR="00A64937" w:rsidRDefault="00A64937">
          <w:pPr>
            <w:pStyle w:val="TOC4"/>
            <w:tabs>
              <w:tab w:val="left" w:pos="1540"/>
              <w:tab w:val="right" w:leader="dot" w:pos="9350"/>
            </w:tabs>
            <w:rPr>
              <w:ins w:id="25" w:author="Dave Cracknell" w:date="2018-06-01T16:06:00Z"/>
              <w:rFonts w:eastAsiaTheme="minorEastAsia"/>
              <w:noProof/>
            </w:rPr>
          </w:pPr>
          <w:ins w:id="26"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"_Toc515632499"</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4.1.1.2</w:t>
            </w:r>
            <w:r>
              <w:rPr>
                <w:rFonts w:eastAsiaTheme="minorEastAsia"/>
                <w:noProof/>
              </w:rPr>
              <w:tab/>
            </w:r>
            <w:r w:rsidRPr="00195B83">
              <w:rPr>
                <w:rStyle w:val="Hyperlink"/>
                <w:noProof/>
              </w:rPr>
              <w:t>RapidsSE</w:t>
            </w:r>
            <w:r>
              <w:rPr>
                <w:noProof/>
                <w:webHidden/>
              </w:rPr>
              <w:tab/>
            </w:r>
            <w:r>
              <w:rPr>
                <w:noProof/>
                <w:webHidden/>
              </w:rPr>
              <w:fldChar w:fldCharType="begin"/>
            </w:r>
            <w:r>
              <w:rPr>
                <w:noProof/>
                <w:webHidden/>
              </w:rPr>
              <w:instrText xml:space="preserve"> PAGEREF _Toc515632499 \h </w:instrText>
            </w:r>
            <w:r>
              <w:rPr>
                <w:noProof/>
                <w:webHidden/>
              </w:rPr>
            </w:r>
          </w:ins>
          <w:r>
            <w:rPr>
              <w:noProof/>
              <w:webHidden/>
            </w:rPr>
            <w:fldChar w:fldCharType="separate"/>
          </w:r>
          <w:ins w:id="27" w:author="Dave Cracknell" w:date="2018-06-01T16:06:00Z">
            <w:r>
              <w:rPr>
                <w:noProof/>
                <w:webHidden/>
              </w:rPr>
              <w:t>4</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28" w:author="Dave Cracknell" w:date="2018-06-01T16:06:00Z"/>
              <w:rFonts w:eastAsiaTheme="minorEastAsia"/>
              <w:noProof/>
            </w:rPr>
          </w:pPr>
          <w:ins w:id="29"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"_Toc515632500"</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4.1.2</w:t>
            </w:r>
            <w:r>
              <w:rPr>
                <w:rFonts w:eastAsiaTheme="minorEastAsia"/>
                <w:noProof/>
              </w:rPr>
              <w:tab/>
            </w:r>
            <w:r w:rsidRPr="00195B83">
              <w:rPr>
                <w:rStyle w:val="Hyperlink"/>
                <w:noProof/>
              </w:rPr>
              <w:t>Hadoop csv Connector: Hive-style partitioning</w:t>
            </w:r>
            <w:r>
              <w:rPr>
                <w:noProof/>
                <w:webHidden/>
              </w:rPr>
              <w:tab/>
            </w:r>
            <w:r>
              <w:rPr>
                <w:noProof/>
                <w:webHidden/>
              </w:rPr>
              <w:fldChar w:fldCharType="begin"/>
            </w:r>
            <w:r>
              <w:rPr>
                <w:noProof/>
                <w:webHidden/>
              </w:rPr>
              <w:instrText xml:space="preserve"> PAGEREF _Toc515632500 \h </w:instrText>
            </w:r>
            <w:r>
              <w:rPr>
                <w:noProof/>
                <w:webHidden/>
              </w:rPr>
            </w:r>
          </w:ins>
          <w:r>
            <w:rPr>
              <w:noProof/>
              <w:webHidden/>
            </w:rPr>
            <w:fldChar w:fldCharType="separate"/>
          </w:r>
          <w:ins w:id="30" w:author="Dave Cracknell" w:date="2018-06-01T16:06:00Z">
            <w:r>
              <w:rPr>
                <w:noProof/>
                <w:webHidden/>
              </w:rPr>
              <w:t>5</w:t>
            </w:r>
            <w:r>
              <w:rPr>
                <w:noProof/>
                <w:webHidden/>
              </w:rPr>
              <w:fldChar w:fldCharType="end"/>
            </w:r>
            <w:r w:rsidRPr="00195B83">
              <w:rPr>
                <w:rStyle w:val="Hyperlink"/>
                <w:noProof/>
              </w:rPr>
              <w:fldChar w:fldCharType="end"/>
            </w:r>
          </w:ins>
        </w:p>
        <w:p w:rsidR="00A64937" w:rsidRDefault="00A64937">
          <w:pPr>
            <w:pStyle w:val="TOC2"/>
            <w:tabs>
              <w:tab w:val="left" w:pos="880"/>
              <w:tab w:val="right" w:leader="dot" w:pos="9350"/>
            </w:tabs>
            <w:rPr>
              <w:ins w:id="31" w:author="Dave Cracknell" w:date="2018-06-01T16:06:00Z"/>
              <w:rFonts w:eastAsiaTheme="minorEastAsia"/>
              <w:noProof/>
            </w:rPr>
          </w:pPr>
          <w:ins w:id="32"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"_Toc515632501"</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4.2</w:t>
            </w:r>
            <w:r>
              <w:rPr>
                <w:rFonts w:eastAsiaTheme="minorEastAsia"/>
                <w:noProof/>
              </w:rPr>
              <w:tab/>
            </w:r>
            <w:r w:rsidRPr="00195B83">
              <w:rPr>
                <w:rStyle w:val="Hyperlink"/>
                <w:noProof/>
              </w:rPr>
              <w:t>Release 3.4</w:t>
            </w:r>
            <w:r>
              <w:rPr>
                <w:noProof/>
                <w:webHidden/>
              </w:rPr>
              <w:tab/>
            </w:r>
            <w:r>
              <w:rPr>
                <w:noProof/>
                <w:webHidden/>
              </w:rPr>
              <w:fldChar w:fldCharType="begin"/>
            </w:r>
            <w:r>
              <w:rPr>
                <w:noProof/>
                <w:webHidden/>
              </w:rPr>
              <w:instrText xml:space="preserve"> PAGEREF _Toc515632501 \h </w:instrText>
            </w:r>
            <w:r>
              <w:rPr>
                <w:noProof/>
                <w:webHidden/>
              </w:rPr>
            </w:r>
          </w:ins>
          <w:r>
            <w:rPr>
              <w:noProof/>
              <w:webHidden/>
            </w:rPr>
            <w:fldChar w:fldCharType="separate"/>
          </w:r>
          <w:ins w:id="33" w:author="Dave Cracknell" w:date="2018-06-01T16:06:00Z">
            <w:r>
              <w:rPr>
                <w:noProof/>
                <w:webHidden/>
              </w:rPr>
              <w:t>6</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34" w:author="Dave Cracknell" w:date="2018-06-01T16:06:00Z"/>
              <w:rFonts w:eastAsiaTheme="minorEastAsia"/>
              <w:noProof/>
            </w:rPr>
          </w:pPr>
          <w:ins w:id="35"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"_Toc515632502"</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4.2.1</w:t>
            </w:r>
            <w:r>
              <w:rPr>
                <w:rFonts w:eastAsiaTheme="minorEastAsia"/>
                <w:noProof/>
              </w:rPr>
              <w:tab/>
            </w:r>
            <w:r w:rsidRPr="00195B83">
              <w:rPr>
                <w:rStyle w:val="Hyperlink"/>
                <w:noProof/>
              </w:rPr>
              <w:t>Delimited File Support Phase 2</w:t>
            </w:r>
            <w:r>
              <w:rPr>
                <w:noProof/>
                <w:webHidden/>
              </w:rPr>
              <w:tab/>
            </w:r>
            <w:r>
              <w:rPr>
                <w:noProof/>
                <w:webHidden/>
              </w:rPr>
              <w:fldChar w:fldCharType="begin"/>
            </w:r>
            <w:r>
              <w:rPr>
                <w:noProof/>
                <w:webHidden/>
              </w:rPr>
              <w:instrText xml:space="preserve"> PAGEREF _Toc515632502 \h </w:instrText>
            </w:r>
            <w:r>
              <w:rPr>
                <w:noProof/>
                <w:webHidden/>
              </w:rPr>
            </w:r>
          </w:ins>
          <w:r>
            <w:rPr>
              <w:noProof/>
              <w:webHidden/>
            </w:rPr>
            <w:fldChar w:fldCharType="separate"/>
          </w:r>
          <w:ins w:id="36" w:author="Dave Cracknell" w:date="2018-06-01T16:06:00Z">
            <w:r>
              <w:rPr>
                <w:noProof/>
                <w:webHidden/>
              </w:rPr>
              <w:t>6</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37" w:author="Dave Cracknell" w:date="2018-06-01T16:06:00Z"/>
              <w:rFonts w:eastAsiaTheme="minorEastAsia"/>
              <w:noProof/>
            </w:rPr>
          </w:pPr>
          <w:ins w:id="38"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"_Toc515632503"</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4.2.2</w:t>
            </w:r>
            <w:r>
              <w:rPr>
                <w:rFonts w:eastAsiaTheme="minorEastAsia"/>
                <w:noProof/>
              </w:rPr>
              <w:tab/>
            </w:r>
            <w:r w:rsidRPr="00195B83">
              <w:rPr>
                <w:rStyle w:val="Hyperlink"/>
                <w:noProof/>
              </w:rPr>
              <w:t>Connectors: SCHEMA_METADATA</w:t>
            </w:r>
            <w:r>
              <w:rPr>
                <w:noProof/>
                <w:webHidden/>
              </w:rPr>
              <w:tab/>
            </w:r>
            <w:r>
              <w:rPr>
                <w:noProof/>
                <w:webHidden/>
              </w:rPr>
              <w:fldChar w:fldCharType="begin"/>
            </w:r>
            <w:r>
              <w:rPr>
                <w:noProof/>
                <w:webHidden/>
              </w:rPr>
              <w:instrText xml:space="preserve"> PAGEREF _Toc515632503 \h </w:instrText>
            </w:r>
            <w:r>
              <w:rPr>
                <w:noProof/>
                <w:webHidden/>
              </w:rPr>
            </w:r>
          </w:ins>
          <w:r>
            <w:rPr>
              <w:noProof/>
              <w:webHidden/>
            </w:rPr>
            <w:fldChar w:fldCharType="separate"/>
          </w:r>
          <w:ins w:id="39" w:author="Dave Cracknell" w:date="2018-06-01T16:06:00Z">
            <w:r>
              <w:rPr>
                <w:noProof/>
                <w:webHidden/>
              </w:rPr>
              <w:t>6</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40" w:author="Dave Cracknell" w:date="2018-06-01T16:06:00Z"/>
              <w:rFonts w:eastAsiaTheme="minorEastAsia"/>
              <w:noProof/>
            </w:rPr>
          </w:pPr>
          <w:ins w:id="41"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"_Toc515632504"</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4.2.3</w:t>
            </w:r>
            <w:r>
              <w:rPr>
                <w:rFonts w:eastAsiaTheme="minorEastAsia"/>
                <w:noProof/>
              </w:rPr>
              <w:tab/>
            </w:r>
            <w:r w:rsidRPr="00195B83">
              <w:rPr>
                <w:rStyle w:val="Hyperlink"/>
                <w:noProof/>
              </w:rPr>
              <w:t>REFRESH CONNECTOR</w:t>
            </w:r>
            <w:r>
              <w:rPr>
                <w:noProof/>
                <w:webHidden/>
              </w:rPr>
              <w:tab/>
            </w:r>
            <w:r>
              <w:rPr>
                <w:noProof/>
                <w:webHidden/>
              </w:rPr>
              <w:fldChar w:fldCharType="begin"/>
            </w:r>
            <w:r>
              <w:rPr>
                <w:noProof/>
                <w:webHidden/>
              </w:rPr>
              <w:instrText xml:space="preserve"> PAGEREF _Toc515632504 \h </w:instrText>
            </w:r>
            <w:r>
              <w:rPr>
                <w:noProof/>
                <w:webHidden/>
              </w:rPr>
            </w:r>
          </w:ins>
          <w:r>
            <w:rPr>
              <w:noProof/>
              <w:webHidden/>
            </w:rPr>
            <w:fldChar w:fldCharType="separate"/>
          </w:r>
          <w:ins w:id="42" w:author="Dave Cracknell" w:date="2018-06-01T16:06:00Z">
            <w:r>
              <w:rPr>
                <w:noProof/>
                <w:webHidden/>
              </w:rPr>
              <w:t>6</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43" w:author="Dave Cracknell" w:date="2018-06-01T16:06:00Z"/>
              <w:rFonts w:eastAsiaTheme="minorEastAsia"/>
              <w:noProof/>
            </w:rPr>
          </w:pPr>
          <w:ins w:id="44"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"_Toc515632505"</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4.2.4</w:t>
            </w:r>
            <w:r>
              <w:rPr>
                <w:rFonts w:eastAsiaTheme="minorEastAsia"/>
                <w:noProof/>
              </w:rPr>
              <w:tab/>
            </w:r>
            <w:r w:rsidRPr="00195B83">
              <w:rPr>
                <w:rStyle w:val="Hyperlink"/>
                <w:noProof/>
              </w:rPr>
              <w:t>CREATE AS SELECT</w:t>
            </w:r>
            <w:r>
              <w:rPr>
                <w:noProof/>
                <w:webHidden/>
              </w:rPr>
              <w:tab/>
            </w:r>
            <w:r>
              <w:rPr>
                <w:noProof/>
                <w:webHidden/>
              </w:rPr>
              <w:fldChar w:fldCharType="begin"/>
            </w:r>
            <w:r>
              <w:rPr>
                <w:noProof/>
                <w:webHidden/>
              </w:rPr>
              <w:instrText xml:space="preserve"> PAGEREF _Toc515632505 \h </w:instrText>
            </w:r>
            <w:r>
              <w:rPr>
                <w:noProof/>
                <w:webHidden/>
              </w:rPr>
            </w:r>
          </w:ins>
          <w:r>
            <w:rPr>
              <w:noProof/>
              <w:webHidden/>
            </w:rPr>
            <w:fldChar w:fldCharType="separate"/>
          </w:r>
          <w:ins w:id="45" w:author="Dave Cracknell" w:date="2018-06-01T16:06:00Z">
            <w:r>
              <w:rPr>
                <w:noProof/>
                <w:webHidden/>
              </w:rPr>
              <w:t>6</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46" w:author="Dave Cracknell" w:date="2018-06-01T16:06:00Z"/>
              <w:rFonts w:eastAsiaTheme="minorEastAsia"/>
              <w:noProof/>
            </w:rPr>
          </w:pPr>
          <w:ins w:id="47"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"_Toc515632506"</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4.2.5</w:t>
            </w:r>
            <w:r>
              <w:rPr>
                <w:rFonts w:eastAsiaTheme="minorEastAsia"/>
                <w:noProof/>
              </w:rPr>
              <w:tab/>
            </w:r>
            <w:r w:rsidRPr="00195B83">
              <w:rPr>
                <w:rStyle w:val="Hyperlink"/>
                <w:noProof/>
              </w:rPr>
              <w:t>Support for Prepared Statements</w:t>
            </w:r>
            <w:r>
              <w:rPr>
                <w:noProof/>
                <w:webHidden/>
              </w:rPr>
              <w:tab/>
            </w:r>
            <w:r>
              <w:rPr>
                <w:noProof/>
                <w:webHidden/>
              </w:rPr>
              <w:fldChar w:fldCharType="begin"/>
            </w:r>
            <w:r>
              <w:rPr>
                <w:noProof/>
                <w:webHidden/>
              </w:rPr>
              <w:instrText xml:space="preserve"> PAGEREF _Toc515632506 \h </w:instrText>
            </w:r>
            <w:r>
              <w:rPr>
                <w:noProof/>
                <w:webHidden/>
              </w:rPr>
            </w:r>
          </w:ins>
          <w:r>
            <w:rPr>
              <w:noProof/>
              <w:webHidden/>
            </w:rPr>
            <w:fldChar w:fldCharType="separate"/>
          </w:r>
          <w:ins w:id="48" w:author="Dave Cracknell" w:date="2018-06-01T16:06:00Z">
            <w:r>
              <w:rPr>
                <w:noProof/>
                <w:webHidden/>
              </w:rPr>
              <w:t>6</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49" w:author="Dave Cracknell" w:date="2018-06-01T16:06:00Z"/>
              <w:rFonts w:eastAsiaTheme="minorEastAsia"/>
              <w:noProof/>
            </w:rPr>
          </w:pPr>
          <w:ins w:id="50"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"_Toc515632507"</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4.2.6</w:t>
            </w:r>
            <w:r>
              <w:rPr>
                <w:rFonts w:eastAsiaTheme="minorEastAsia"/>
                <w:noProof/>
              </w:rPr>
              <w:tab/>
            </w:r>
            <w:r w:rsidRPr="00195B83">
              <w:rPr>
                <w:rStyle w:val="Hyperlink"/>
                <w:noProof/>
              </w:rPr>
              <w:t>Rapids-shell v2</w:t>
            </w:r>
            <w:r>
              <w:rPr>
                <w:noProof/>
                <w:webHidden/>
              </w:rPr>
              <w:tab/>
            </w:r>
            <w:r>
              <w:rPr>
                <w:noProof/>
                <w:webHidden/>
              </w:rPr>
              <w:fldChar w:fldCharType="begin"/>
            </w:r>
            <w:r>
              <w:rPr>
                <w:noProof/>
                <w:webHidden/>
              </w:rPr>
              <w:instrText xml:space="preserve"> PAGEREF _Toc515632507 \h </w:instrText>
            </w:r>
            <w:r>
              <w:rPr>
                <w:noProof/>
                <w:webHidden/>
              </w:rPr>
            </w:r>
          </w:ins>
          <w:r>
            <w:rPr>
              <w:noProof/>
              <w:webHidden/>
            </w:rPr>
            <w:fldChar w:fldCharType="separate"/>
          </w:r>
          <w:ins w:id="51" w:author="Dave Cracknell" w:date="2018-06-01T16:06:00Z">
            <w:r>
              <w:rPr>
                <w:noProof/>
                <w:webHidden/>
              </w:rPr>
              <w:t>6</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52" w:author="Dave Cracknell" w:date="2018-06-01T16:06:00Z"/>
              <w:rFonts w:eastAsiaTheme="minorEastAsia"/>
              <w:noProof/>
            </w:rPr>
          </w:pPr>
          <w:ins w:id="53"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"_Toc515632508"</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4.2.7</w:t>
            </w:r>
            <w:r>
              <w:rPr>
                <w:rFonts w:eastAsiaTheme="minorEastAsia"/>
                <w:noProof/>
              </w:rPr>
              <w:tab/>
            </w:r>
            <w:r w:rsidRPr="00195B83">
              <w:rPr>
                <w:rStyle w:val="Hyperlink"/>
                <w:noProof/>
              </w:rPr>
              <w:t>SE: TPC-H SF10000 Feasibility Study</w:t>
            </w:r>
            <w:r>
              <w:rPr>
                <w:noProof/>
                <w:webHidden/>
              </w:rPr>
              <w:tab/>
            </w:r>
            <w:r>
              <w:rPr>
                <w:noProof/>
                <w:webHidden/>
              </w:rPr>
              <w:fldChar w:fldCharType="begin"/>
            </w:r>
            <w:r>
              <w:rPr>
                <w:noProof/>
                <w:webHidden/>
              </w:rPr>
              <w:instrText xml:space="preserve"> PAGEREF _Toc515632508 \h </w:instrText>
            </w:r>
            <w:r>
              <w:rPr>
                <w:noProof/>
                <w:webHidden/>
              </w:rPr>
            </w:r>
          </w:ins>
          <w:r>
            <w:rPr>
              <w:noProof/>
              <w:webHidden/>
            </w:rPr>
            <w:fldChar w:fldCharType="separate"/>
          </w:r>
          <w:ins w:id="54" w:author="Dave Cracknell" w:date="2018-06-01T16:06:00Z">
            <w:r>
              <w:rPr>
                <w:noProof/>
                <w:webHidden/>
              </w:rPr>
              <w:t>6</w:t>
            </w:r>
            <w:r>
              <w:rPr>
                <w:noProof/>
                <w:webHidden/>
              </w:rPr>
              <w:fldChar w:fldCharType="end"/>
            </w:r>
            <w:r w:rsidRPr="00195B83">
              <w:rPr>
                <w:rStyle w:val="Hyperlink"/>
                <w:noProof/>
              </w:rPr>
              <w:fldChar w:fldCharType="end"/>
            </w:r>
          </w:ins>
        </w:p>
        <w:p w:rsidR="00A64937" w:rsidRDefault="00A64937">
          <w:pPr>
            <w:pStyle w:val="TOC2"/>
            <w:tabs>
              <w:tab w:val="left" w:pos="880"/>
              <w:tab w:val="right" w:leader="dot" w:pos="9350"/>
            </w:tabs>
            <w:rPr>
              <w:ins w:id="55" w:author="Dave Cracknell" w:date="2018-06-01T16:06:00Z"/>
              <w:rFonts w:eastAsiaTheme="minorEastAsia"/>
              <w:noProof/>
            </w:rPr>
          </w:pPr>
          <w:ins w:id="56"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"_Toc515632509"</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4.3</w:t>
            </w:r>
            <w:r>
              <w:rPr>
                <w:rFonts w:eastAsiaTheme="minorEastAsia"/>
                <w:noProof/>
              </w:rPr>
              <w:tab/>
            </w:r>
            <w:r w:rsidRPr="00195B83">
              <w:rPr>
                <w:rStyle w:val="Hyperlink"/>
                <w:noProof/>
              </w:rPr>
              <w:t>Release 3.4.1</w:t>
            </w:r>
            <w:r>
              <w:rPr>
                <w:noProof/>
                <w:webHidden/>
              </w:rPr>
              <w:tab/>
            </w:r>
            <w:r>
              <w:rPr>
                <w:noProof/>
                <w:webHidden/>
              </w:rPr>
              <w:fldChar w:fldCharType="begin"/>
            </w:r>
            <w:r>
              <w:rPr>
                <w:noProof/>
                <w:webHidden/>
              </w:rPr>
              <w:instrText xml:space="preserve"> PAGEREF _Toc515632509 \h </w:instrText>
            </w:r>
            <w:r>
              <w:rPr>
                <w:noProof/>
                <w:webHidden/>
              </w:rPr>
            </w:r>
          </w:ins>
          <w:r>
            <w:rPr>
              <w:noProof/>
              <w:webHidden/>
            </w:rPr>
            <w:fldChar w:fldCharType="separate"/>
          </w:r>
          <w:ins w:id="57" w:author="Dave Cracknell" w:date="2018-06-01T16:06:00Z">
            <w:r>
              <w:rPr>
                <w:noProof/>
                <w:webHidden/>
              </w:rPr>
              <w:t>6</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58" w:author="Dave Cracknell" w:date="2018-06-01T16:06:00Z"/>
              <w:rFonts w:eastAsiaTheme="minorEastAsia"/>
              <w:noProof/>
            </w:rPr>
          </w:pPr>
          <w:ins w:id="59"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"_Toc515632510"</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4.3.1</w:t>
            </w:r>
            <w:r>
              <w:rPr>
                <w:rFonts w:eastAsiaTheme="minorEastAsia"/>
                <w:noProof/>
              </w:rPr>
              <w:tab/>
            </w:r>
            <w:r w:rsidRPr="00195B83">
              <w:rPr>
                <w:rStyle w:val="Hyperlink"/>
                <w:noProof/>
              </w:rPr>
              <w:t>Hadoop Connector – Support for string function predicates</w:t>
            </w:r>
            <w:r>
              <w:rPr>
                <w:noProof/>
                <w:webHidden/>
              </w:rPr>
              <w:tab/>
            </w:r>
            <w:r>
              <w:rPr>
                <w:noProof/>
                <w:webHidden/>
              </w:rPr>
              <w:fldChar w:fldCharType="begin"/>
            </w:r>
            <w:r>
              <w:rPr>
                <w:noProof/>
                <w:webHidden/>
              </w:rPr>
              <w:instrText xml:space="preserve"> PAGEREF _Toc515632510 \h </w:instrText>
            </w:r>
            <w:r>
              <w:rPr>
                <w:noProof/>
                <w:webHidden/>
              </w:rPr>
            </w:r>
          </w:ins>
          <w:r>
            <w:rPr>
              <w:noProof/>
              <w:webHidden/>
            </w:rPr>
            <w:fldChar w:fldCharType="separate"/>
          </w:r>
          <w:ins w:id="60" w:author="Dave Cracknell" w:date="2018-06-01T16:06:00Z">
            <w:r>
              <w:rPr>
                <w:noProof/>
                <w:webHidden/>
              </w:rPr>
              <w:t>7</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61" w:author="Dave Cracknell" w:date="2018-06-01T16:06:00Z"/>
              <w:rFonts w:eastAsiaTheme="minorEastAsia"/>
              <w:noProof/>
            </w:rPr>
          </w:pPr>
          <w:ins w:id="62"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"_Toc515632511"</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4.3.2</w:t>
            </w:r>
            <w:r>
              <w:rPr>
                <w:rFonts w:eastAsiaTheme="minorEastAsia"/>
                <w:noProof/>
              </w:rPr>
              <w:tab/>
            </w:r>
            <w:r w:rsidRPr="00195B83">
              <w:rPr>
                <w:rStyle w:val="Hyperlink"/>
                <w:noProof/>
              </w:rPr>
              <w:t>Hadoop Connector – WRITE Interface Phase 1</w:t>
            </w:r>
            <w:r>
              <w:rPr>
                <w:noProof/>
                <w:webHidden/>
              </w:rPr>
              <w:tab/>
            </w:r>
            <w:r>
              <w:rPr>
                <w:noProof/>
                <w:webHidden/>
              </w:rPr>
              <w:fldChar w:fldCharType="begin"/>
            </w:r>
            <w:r>
              <w:rPr>
                <w:noProof/>
                <w:webHidden/>
              </w:rPr>
              <w:instrText xml:space="preserve"> PAGEREF _Toc515632511 \h </w:instrText>
            </w:r>
            <w:r>
              <w:rPr>
                <w:noProof/>
                <w:webHidden/>
              </w:rPr>
            </w:r>
          </w:ins>
          <w:r>
            <w:rPr>
              <w:noProof/>
              <w:webHidden/>
            </w:rPr>
            <w:fldChar w:fldCharType="separate"/>
          </w:r>
          <w:ins w:id="63" w:author="Dave Cracknell" w:date="2018-06-01T16:06:00Z">
            <w:r>
              <w:rPr>
                <w:noProof/>
                <w:webHidden/>
              </w:rPr>
              <w:t>7</w:t>
            </w:r>
            <w:r>
              <w:rPr>
                <w:noProof/>
                <w:webHidden/>
              </w:rPr>
              <w:fldChar w:fldCharType="end"/>
            </w:r>
            <w:r w:rsidRPr="00195B83">
              <w:rPr>
                <w:rStyle w:val="Hyperlink"/>
                <w:noProof/>
              </w:rPr>
              <w:fldChar w:fldCharType="end"/>
            </w:r>
          </w:ins>
        </w:p>
        <w:p w:rsidR="00A64937" w:rsidRDefault="00A64937">
          <w:pPr>
            <w:pStyle w:val="TOC4"/>
            <w:tabs>
              <w:tab w:val="left" w:pos="1540"/>
              <w:tab w:val="right" w:leader="dot" w:pos="9350"/>
            </w:tabs>
            <w:rPr>
              <w:ins w:id="64" w:author="Dave Cracknell" w:date="2018-06-01T16:06:00Z"/>
              <w:rFonts w:eastAsiaTheme="minorEastAsia"/>
              <w:noProof/>
            </w:rPr>
          </w:pPr>
          <w:ins w:id="65"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"_Toc515632512"</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4.3.2.1</w:t>
            </w:r>
            <w:r>
              <w:rPr>
                <w:rFonts w:eastAsiaTheme="minorEastAsia"/>
                <w:noProof/>
              </w:rPr>
              <w:tab/>
            </w:r>
            <w:r w:rsidRPr="00195B83">
              <w:rPr>
                <w:rStyle w:val="Hyperlink"/>
                <w:noProof/>
              </w:rPr>
              <w:t>INSERT Support</w:t>
            </w:r>
            <w:r>
              <w:rPr>
                <w:noProof/>
                <w:webHidden/>
              </w:rPr>
              <w:tab/>
            </w:r>
            <w:r>
              <w:rPr>
                <w:noProof/>
                <w:webHidden/>
              </w:rPr>
              <w:fldChar w:fldCharType="begin"/>
            </w:r>
            <w:r>
              <w:rPr>
                <w:noProof/>
                <w:webHidden/>
              </w:rPr>
              <w:instrText xml:space="preserve"> PAGEREF _Toc515632512 \h </w:instrText>
            </w:r>
            <w:r>
              <w:rPr>
                <w:noProof/>
                <w:webHidden/>
              </w:rPr>
            </w:r>
          </w:ins>
          <w:r>
            <w:rPr>
              <w:noProof/>
              <w:webHidden/>
            </w:rPr>
            <w:fldChar w:fldCharType="separate"/>
          </w:r>
          <w:ins w:id="66" w:author="Dave Cracknell" w:date="2018-06-01T16:06:00Z">
            <w:r>
              <w:rPr>
                <w:noProof/>
                <w:webHidden/>
              </w:rPr>
              <w:t>7</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67" w:author="Dave Cracknell" w:date="2018-06-01T16:06:00Z"/>
              <w:rFonts w:eastAsiaTheme="minorEastAsia"/>
              <w:noProof/>
            </w:rPr>
          </w:pPr>
          <w:ins w:id="68"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"_Toc515632513"</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4.3.3</w:t>
            </w:r>
            <w:r>
              <w:rPr>
                <w:rFonts w:eastAsiaTheme="minorEastAsia"/>
                <w:noProof/>
              </w:rPr>
              <w:tab/>
            </w:r>
            <w:r w:rsidRPr="00195B83">
              <w:rPr>
                <w:rStyle w:val="Hyperlink"/>
                <w:noProof/>
              </w:rPr>
              <w:t>TRUNCATE</w:t>
            </w:r>
            <w:r>
              <w:rPr>
                <w:noProof/>
                <w:webHidden/>
              </w:rPr>
              <w:tab/>
            </w:r>
            <w:r>
              <w:rPr>
                <w:noProof/>
                <w:webHidden/>
              </w:rPr>
              <w:fldChar w:fldCharType="begin"/>
            </w:r>
            <w:r>
              <w:rPr>
                <w:noProof/>
                <w:webHidden/>
              </w:rPr>
              <w:instrText xml:space="preserve"> PAGEREF _Toc515632513 \h </w:instrText>
            </w:r>
            <w:r>
              <w:rPr>
                <w:noProof/>
                <w:webHidden/>
              </w:rPr>
            </w:r>
          </w:ins>
          <w:r>
            <w:rPr>
              <w:noProof/>
              <w:webHidden/>
            </w:rPr>
            <w:fldChar w:fldCharType="separate"/>
          </w:r>
          <w:ins w:id="69" w:author="Dave Cracknell" w:date="2018-06-01T16:06:00Z">
            <w:r>
              <w:rPr>
                <w:noProof/>
                <w:webHidden/>
              </w:rPr>
              <w:t>7</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70" w:author="Dave Cracknell" w:date="2018-06-01T16:06:00Z"/>
              <w:rFonts w:eastAsiaTheme="minorEastAsia"/>
              <w:noProof/>
            </w:rPr>
          </w:pPr>
          <w:ins w:id="71"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"_Toc515632514"</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4.3.4</w:t>
            </w:r>
            <w:r>
              <w:rPr>
                <w:rFonts w:eastAsiaTheme="minorEastAsia"/>
                <w:noProof/>
              </w:rPr>
              <w:tab/>
            </w:r>
            <w:r w:rsidRPr="00195B83">
              <w:rPr>
                <w:rStyle w:val="Hyperlink"/>
                <w:noProof/>
              </w:rPr>
              <w:t>Rapids-shell Integration with the Unified JDBC Driver</w:t>
            </w:r>
            <w:r>
              <w:rPr>
                <w:noProof/>
                <w:webHidden/>
              </w:rPr>
              <w:tab/>
            </w:r>
            <w:r>
              <w:rPr>
                <w:noProof/>
                <w:webHidden/>
              </w:rPr>
              <w:fldChar w:fldCharType="begin"/>
            </w:r>
            <w:r>
              <w:rPr>
                <w:noProof/>
                <w:webHidden/>
              </w:rPr>
              <w:instrText xml:space="preserve"> PAGEREF _Toc515632514 \h </w:instrText>
            </w:r>
            <w:r>
              <w:rPr>
                <w:noProof/>
                <w:webHidden/>
              </w:rPr>
            </w:r>
          </w:ins>
          <w:r>
            <w:rPr>
              <w:noProof/>
              <w:webHidden/>
            </w:rPr>
            <w:fldChar w:fldCharType="separate"/>
          </w:r>
          <w:ins w:id="72" w:author="Dave Cracknell" w:date="2018-06-01T16:06:00Z">
            <w:r>
              <w:rPr>
                <w:noProof/>
                <w:webHidden/>
              </w:rPr>
              <w:t>7</w:t>
            </w:r>
            <w:r>
              <w:rPr>
                <w:noProof/>
                <w:webHidden/>
              </w:rPr>
              <w:fldChar w:fldCharType="end"/>
            </w:r>
            <w:r w:rsidRPr="00195B83">
              <w:rPr>
                <w:rStyle w:val="Hyperlink"/>
                <w:noProof/>
              </w:rPr>
              <w:fldChar w:fldCharType="end"/>
            </w:r>
          </w:ins>
        </w:p>
        <w:p w:rsidR="00A64937" w:rsidRDefault="00A64937">
          <w:pPr>
            <w:pStyle w:val="TOC2"/>
            <w:tabs>
              <w:tab w:val="left" w:pos="880"/>
              <w:tab w:val="right" w:leader="dot" w:pos="9350"/>
            </w:tabs>
            <w:rPr>
              <w:ins w:id="73" w:author="Dave Cracknell" w:date="2018-06-01T16:06:00Z"/>
              <w:rFonts w:eastAsiaTheme="minorEastAsia"/>
              <w:noProof/>
            </w:rPr>
          </w:pPr>
          <w:ins w:id="74"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"_Toc515632515"</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4.4</w:t>
            </w:r>
            <w:r>
              <w:rPr>
                <w:rFonts w:eastAsiaTheme="minorEastAsia"/>
                <w:noProof/>
              </w:rPr>
              <w:tab/>
            </w:r>
            <w:r w:rsidRPr="00195B83">
              <w:rPr>
                <w:rStyle w:val="Hyperlink"/>
                <w:noProof/>
              </w:rPr>
              <w:t>Release 3.5</w:t>
            </w:r>
            <w:r>
              <w:rPr>
                <w:noProof/>
                <w:webHidden/>
              </w:rPr>
              <w:tab/>
            </w:r>
            <w:r>
              <w:rPr>
                <w:noProof/>
                <w:webHidden/>
              </w:rPr>
              <w:fldChar w:fldCharType="begin"/>
            </w:r>
            <w:r>
              <w:rPr>
                <w:noProof/>
                <w:webHidden/>
              </w:rPr>
              <w:instrText xml:space="preserve"> PAGEREF _Toc515632515 \h </w:instrText>
            </w:r>
            <w:r>
              <w:rPr>
                <w:noProof/>
                <w:webHidden/>
              </w:rPr>
            </w:r>
          </w:ins>
          <w:r>
            <w:rPr>
              <w:noProof/>
              <w:webHidden/>
            </w:rPr>
            <w:fldChar w:fldCharType="separate"/>
          </w:r>
          <w:ins w:id="75" w:author="Dave Cracknell" w:date="2018-06-01T16:06:00Z">
            <w:r>
              <w:rPr>
                <w:noProof/>
                <w:webHidden/>
              </w:rPr>
              <w:t>7</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76" w:author="Dave Cracknell" w:date="2018-06-01T16:06:00Z"/>
              <w:rFonts w:eastAsiaTheme="minorEastAsia"/>
              <w:noProof/>
            </w:rPr>
          </w:pPr>
          <w:ins w:id="77"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"_Toc515632516"</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4.4.1</w:t>
            </w:r>
            <w:r>
              <w:rPr>
                <w:rFonts w:eastAsiaTheme="minorEastAsia"/>
                <w:noProof/>
              </w:rPr>
              <w:tab/>
            </w:r>
            <w:r w:rsidRPr="00195B83">
              <w:rPr>
                <w:rStyle w:val="Hyperlink"/>
                <w:noProof/>
              </w:rPr>
              <w:t>Execution Engine Performance Improvements – Phase 1</w:t>
            </w:r>
            <w:r>
              <w:rPr>
                <w:noProof/>
                <w:webHidden/>
              </w:rPr>
              <w:tab/>
            </w:r>
            <w:r>
              <w:rPr>
                <w:noProof/>
                <w:webHidden/>
              </w:rPr>
              <w:fldChar w:fldCharType="begin"/>
            </w:r>
            <w:r>
              <w:rPr>
                <w:noProof/>
                <w:webHidden/>
              </w:rPr>
              <w:instrText xml:space="preserve"> PAGEREF _Toc515632516 \h </w:instrText>
            </w:r>
            <w:r>
              <w:rPr>
                <w:noProof/>
                <w:webHidden/>
              </w:rPr>
            </w:r>
          </w:ins>
          <w:r>
            <w:rPr>
              <w:noProof/>
              <w:webHidden/>
            </w:rPr>
            <w:fldChar w:fldCharType="separate"/>
          </w:r>
          <w:ins w:id="78" w:author="Dave Cracknell" w:date="2018-06-01T16:06:00Z">
            <w:r>
              <w:rPr>
                <w:noProof/>
                <w:webHidden/>
              </w:rPr>
              <w:t>8</w:t>
            </w:r>
            <w:r>
              <w:rPr>
                <w:noProof/>
                <w:webHidden/>
              </w:rPr>
              <w:fldChar w:fldCharType="end"/>
            </w:r>
            <w:r w:rsidRPr="00195B83">
              <w:rPr>
                <w:rStyle w:val="Hyperlink"/>
                <w:noProof/>
              </w:rPr>
              <w:fldChar w:fldCharType="end"/>
            </w:r>
          </w:ins>
        </w:p>
        <w:p w:rsidR="00A64937" w:rsidRDefault="00A64937">
          <w:pPr>
            <w:pStyle w:val="TOC4"/>
            <w:tabs>
              <w:tab w:val="left" w:pos="1540"/>
              <w:tab w:val="right" w:leader="dot" w:pos="9350"/>
            </w:tabs>
            <w:rPr>
              <w:ins w:id="79" w:author="Dave Cracknell" w:date="2018-06-01T16:06:00Z"/>
              <w:rFonts w:eastAsiaTheme="minorEastAsia"/>
              <w:noProof/>
            </w:rPr>
          </w:pPr>
          <w:ins w:id="80"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"_Toc515632517"</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4.4.1.1</w:t>
            </w:r>
            <w:r>
              <w:rPr>
                <w:rFonts w:eastAsiaTheme="minorEastAsia"/>
                <w:noProof/>
              </w:rPr>
              <w:tab/>
            </w:r>
            <w:r w:rsidRPr="00195B83">
              <w:rPr>
                <w:rStyle w:val="Hyperlink"/>
                <w:noProof/>
              </w:rPr>
              <w:t>Hash Map Improvement</w:t>
            </w:r>
            <w:r>
              <w:rPr>
                <w:noProof/>
                <w:webHidden/>
              </w:rPr>
              <w:tab/>
            </w:r>
            <w:r>
              <w:rPr>
                <w:noProof/>
                <w:webHidden/>
              </w:rPr>
              <w:fldChar w:fldCharType="begin"/>
            </w:r>
            <w:r>
              <w:rPr>
                <w:noProof/>
                <w:webHidden/>
              </w:rPr>
              <w:instrText xml:space="preserve"> PAGEREF _Toc515632517 \h </w:instrText>
            </w:r>
            <w:r>
              <w:rPr>
                <w:noProof/>
                <w:webHidden/>
              </w:rPr>
            </w:r>
          </w:ins>
          <w:r>
            <w:rPr>
              <w:noProof/>
              <w:webHidden/>
            </w:rPr>
            <w:fldChar w:fldCharType="separate"/>
          </w:r>
          <w:ins w:id="81" w:author="Dave Cracknell" w:date="2018-06-01T16:06:00Z">
            <w:r>
              <w:rPr>
                <w:noProof/>
                <w:webHidden/>
              </w:rPr>
              <w:t>8</w:t>
            </w:r>
            <w:r>
              <w:rPr>
                <w:noProof/>
                <w:webHidden/>
              </w:rPr>
              <w:fldChar w:fldCharType="end"/>
            </w:r>
            <w:r w:rsidRPr="00195B83">
              <w:rPr>
                <w:rStyle w:val="Hyperlink"/>
                <w:noProof/>
              </w:rPr>
              <w:fldChar w:fldCharType="end"/>
            </w:r>
          </w:ins>
        </w:p>
        <w:p w:rsidR="00A64937" w:rsidRDefault="00A64937">
          <w:pPr>
            <w:pStyle w:val="TOC4"/>
            <w:tabs>
              <w:tab w:val="left" w:pos="1540"/>
              <w:tab w:val="right" w:leader="dot" w:pos="9350"/>
            </w:tabs>
            <w:rPr>
              <w:ins w:id="82" w:author="Dave Cracknell" w:date="2018-06-01T16:06:00Z"/>
              <w:rFonts w:eastAsiaTheme="minorEastAsia"/>
              <w:noProof/>
            </w:rPr>
          </w:pPr>
          <w:ins w:id="83"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"_Toc515632518"</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4.4.1.2</w:t>
            </w:r>
            <w:r>
              <w:rPr>
                <w:rFonts w:eastAsiaTheme="minorEastAsia"/>
                <w:noProof/>
              </w:rPr>
              <w:tab/>
            </w:r>
            <w:r w:rsidRPr="00195B83">
              <w:rPr>
                <w:rStyle w:val="Hyperlink"/>
                <w:noProof/>
              </w:rPr>
              <w:t>Move Major Data Structures Off-heap</w:t>
            </w:r>
            <w:r>
              <w:rPr>
                <w:noProof/>
                <w:webHidden/>
              </w:rPr>
              <w:tab/>
            </w:r>
            <w:r>
              <w:rPr>
                <w:noProof/>
                <w:webHidden/>
              </w:rPr>
              <w:fldChar w:fldCharType="begin"/>
            </w:r>
            <w:r>
              <w:rPr>
                <w:noProof/>
                <w:webHidden/>
              </w:rPr>
              <w:instrText xml:space="preserve"> PAGEREF _Toc515632518 \h </w:instrText>
            </w:r>
            <w:r>
              <w:rPr>
                <w:noProof/>
                <w:webHidden/>
              </w:rPr>
            </w:r>
          </w:ins>
          <w:r>
            <w:rPr>
              <w:noProof/>
              <w:webHidden/>
            </w:rPr>
            <w:fldChar w:fldCharType="separate"/>
          </w:r>
          <w:ins w:id="84" w:author="Dave Cracknell" w:date="2018-06-01T16:06:00Z">
            <w:r>
              <w:rPr>
                <w:noProof/>
                <w:webHidden/>
              </w:rPr>
              <w:t>8</w:t>
            </w:r>
            <w:r>
              <w:rPr>
                <w:noProof/>
                <w:webHidden/>
              </w:rPr>
              <w:fldChar w:fldCharType="end"/>
            </w:r>
            <w:r w:rsidRPr="00195B83">
              <w:rPr>
                <w:rStyle w:val="Hyperlink"/>
                <w:noProof/>
              </w:rPr>
              <w:fldChar w:fldCharType="end"/>
            </w:r>
          </w:ins>
        </w:p>
        <w:p w:rsidR="00A64937" w:rsidRDefault="00A64937">
          <w:pPr>
            <w:pStyle w:val="TOC4"/>
            <w:tabs>
              <w:tab w:val="left" w:pos="1540"/>
              <w:tab w:val="right" w:leader="dot" w:pos="9350"/>
            </w:tabs>
            <w:rPr>
              <w:ins w:id="85" w:author="Dave Cracknell" w:date="2018-06-01T16:06:00Z"/>
              <w:rFonts w:eastAsiaTheme="minorEastAsia"/>
              <w:noProof/>
            </w:rPr>
          </w:pPr>
          <w:ins w:id="86"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"_Toc515632519"</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4.4.1.3</w:t>
            </w:r>
            <w:r>
              <w:rPr>
                <w:rFonts w:eastAsiaTheme="minorEastAsia"/>
                <w:noProof/>
              </w:rPr>
              <w:tab/>
            </w:r>
            <w:r w:rsidRPr="00195B83">
              <w:rPr>
                <w:rStyle w:val="Hyperlink"/>
                <w:noProof/>
              </w:rPr>
              <w:t>.Resource Framework</w:t>
            </w:r>
            <w:r>
              <w:rPr>
                <w:noProof/>
                <w:webHidden/>
              </w:rPr>
              <w:tab/>
            </w:r>
            <w:r>
              <w:rPr>
                <w:noProof/>
                <w:webHidden/>
              </w:rPr>
              <w:fldChar w:fldCharType="begin"/>
            </w:r>
            <w:r>
              <w:rPr>
                <w:noProof/>
                <w:webHidden/>
              </w:rPr>
              <w:instrText xml:space="preserve"> PAGEREF _Toc515632519 \h </w:instrText>
            </w:r>
            <w:r>
              <w:rPr>
                <w:noProof/>
                <w:webHidden/>
              </w:rPr>
            </w:r>
          </w:ins>
          <w:r>
            <w:rPr>
              <w:noProof/>
              <w:webHidden/>
            </w:rPr>
            <w:fldChar w:fldCharType="separate"/>
          </w:r>
          <w:ins w:id="87" w:author="Dave Cracknell" w:date="2018-06-01T16:06:00Z">
            <w:r>
              <w:rPr>
                <w:noProof/>
                <w:webHidden/>
              </w:rPr>
              <w:t>8</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88" w:author="Dave Cracknell" w:date="2018-06-01T16:06:00Z"/>
              <w:rFonts w:eastAsiaTheme="minorEastAsia"/>
              <w:noProof/>
            </w:rPr>
          </w:pPr>
          <w:ins w:id="89"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"_Toc515632520"</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4.4.2</w:t>
            </w:r>
            <w:r>
              <w:rPr>
                <w:rFonts w:eastAsiaTheme="minorEastAsia"/>
                <w:noProof/>
              </w:rPr>
              <w:tab/>
            </w:r>
            <w:r w:rsidRPr="00195B83">
              <w:rPr>
                <w:rStyle w:val="Hyperlink"/>
                <w:noProof/>
              </w:rPr>
              <w:t>SE Integration with New Execution Engine</w:t>
            </w:r>
            <w:r>
              <w:rPr>
                <w:noProof/>
                <w:webHidden/>
              </w:rPr>
              <w:tab/>
            </w:r>
            <w:r>
              <w:rPr>
                <w:noProof/>
                <w:webHidden/>
              </w:rPr>
              <w:fldChar w:fldCharType="begin"/>
            </w:r>
            <w:r>
              <w:rPr>
                <w:noProof/>
                <w:webHidden/>
              </w:rPr>
              <w:instrText xml:space="preserve"> PAGEREF _Toc515632520 \h </w:instrText>
            </w:r>
            <w:r>
              <w:rPr>
                <w:noProof/>
                <w:webHidden/>
              </w:rPr>
            </w:r>
          </w:ins>
          <w:r>
            <w:rPr>
              <w:noProof/>
              <w:webHidden/>
            </w:rPr>
            <w:fldChar w:fldCharType="separate"/>
          </w:r>
          <w:ins w:id="90" w:author="Dave Cracknell" w:date="2018-06-01T16:06:00Z">
            <w:r>
              <w:rPr>
                <w:noProof/>
                <w:webHidden/>
              </w:rPr>
              <w:t>9</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91" w:author="Dave Cracknell" w:date="2018-06-01T16:06:00Z"/>
              <w:rFonts w:eastAsiaTheme="minorEastAsia"/>
              <w:noProof/>
            </w:rPr>
          </w:pPr>
          <w:ins w:id="92"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"_Toc515632521"</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4.4.3</w:t>
            </w:r>
            <w:r>
              <w:rPr>
                <w:rFonts w:eastAsiaTheme="minorEastAsia"/>
                <w:noProof/>
              </w:rPr>
              <w:tab/>
            </w:r>
            <w:r w:rsidRPr="00195B83">
              <w:rPr>
                <w:rStyle w:val="Hyperlink"/>
                <w:noProof/>
              </w:rPr>
              <w:t>Query Caching</w:t>
            </w:r>
            <w:r>
              <w:rPr>
                <w:noProof/>
                <w:webHidden/>
              </w:rPr>
              <w:tab/>
            </w:r>
            <w:r>
              <w:rPr>
                <w:noProof/>
                <w:webHidden/>
              </w:rPr>
              <w:fldChar w:fldCharType="begin"/>
            </w:r>
            <w:r>
              <w:rPr>
                <w:noProof/>
                <w:webHidden/>
              </w:rPr>
              <w:instrText xml:space="preserve"> PAGEREF _Toc515632521 \h </w:instrText>
            </w:r>
            <w:r>
              <w:rPr>
                <w:noProof/>
                <w:webHidden/>
              </w:rPr>
            </w:r>
          </w:ins>
          <w:r>
            <w:rPr>
              <w:noProof/>
              <w:webHidden/>
            </w:rPr>
            <w:fldChar w:fldCharType="separate"/>
          </w:r>
          <w:ins w:id="93" w:author="Dave Cracknell" w:date="2018-06-01T16:06:00Z">
            <w:r>
              <w:rPr>
                <w:noProof/>
                <w:webHidden/>
              </w:rPr>
              <w:t>9</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94" w:author="Dave Cracknell" w:date="2018-06-01T16:06:00Z"/>
              <w:rFonts w:eastAsiaTheme="minorEastAsia"/>
              <w:noProof/>
            </w:rPr>
          </w:pPr>
          <w:ins w:id="95"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"_Toc515632522"</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4.4.4</w:t>
            </w:r>
            <w:r>
              <w:rPr>
                <w:rFonts w:eastAsiaTheme="minorEastAsia"/>
                <w:noProof/>
              </w:rPr>
              <w:tab/>
            </w:r>
            <w:r w:rsidRPr="00195B83">
              <w:rPr>
                <w:rStyle w:val="Hyperlink"/>
                <w:noProof/>
              </w:rPr>
              <w:t>User-Defined Functions (UDFs)/ User Defined Types (UDTs) Support – Phase 1</w:t>
            </w:r>
            <w:r>
              <w:rPr>
                <w:noProof/>
                <w:webHidden/>
              </w:rPr>
              <w:tab/>
            </w:r>
            <w:r>
              <w:rPr>
                <w:noProof/>
                <w:webHidden/>
              </w:rPr>
              <w:fldChar w:fldCharType="begin"/>
            </w:r>
            <w:r>
              <w:rPr>
                <w:noProof/>
                <w:webHidden/>
              </w:rPr>
              <w:instrText xml:space="preserve"> PAGEREF _Toc515632522 \h </w:instrText>
            </w:r>
            <w:r>
              <w:rPr>
                <w:noProof/>
                <w:webHidden/>
              </w:rPr>
            </w:r>
          </w:ins>
          <w:r>
            <w:rPr>
              <w:noProof/>
              <w:webHidden/>
            </w:rPr>
            <w:fldChar w:fldCharType="separate"/>
          </w:r>
          <w:ins w:id="96" w:author="Dave Cracknell" w:date="2018-06-01T16:06:00Z">
            <w:r>
              <w:rPr>
                <w:noProof/>
                <w:webHidden/>
              </w:rPr>
              <w:t>10</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97" w:author="Dave Cracknell" w:date="2018-06-01T16:06:00Z"/>
              <w:rFonts w:eastAsiaTheme="minorEastAsia"/>
              <w:noProof/>
            </w:rPr>
          </w:pPr>
          <w:ins w:id="98"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"_Toc515632523"</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4.4.5</w:t>
            </w:r>
            <w:r>
              <w:rPr>
                <w:rFonts w:eastAsiaTheme="minorEastAsia"/>
                <w:noProof/>
              </w:rPr>
              <w:tab/>
            </w:r>
            <w:r w:rsidRPr="00195B83">
              <w:rPr>
                <w:rStyle w:val="Hyperlink"/>
                <w:noProof/>
              </w:rPr>
              <w:t>Full OUTER JOIN</w:t>
            </w:r>
            <w:r>
              <w:rPr>
                <w:noProof/>
                <w:webHidden/>
              </w:rPr>
              <w:tab/>
            </w:r>
            <w:r>
              <w:rPr>
                <w:noProof/>
                <w:webHidden/>
              </w:rPr>
              <w:fldChar w:fldCharType="begin"/>
            </w:r>
            <w:r>
              <w:rPr>
                <w:noProof/>
                <w:webHidden/>
              </w:rPr>
              <w:instrText xml:space="preserve"> PAGEREF _Toc515632523 \h </w:instrText>
            </w:r>
            <w:r>
              <w:rPr>
                <w:noProof/>
                <w:webHidden/>
              </w:rPr>
            </w:r>
          </w:ins>
          <w:r>
            <w:rPr>
              <w:noProof/>
              <w:webHidden/>
            </w:rPr>
            <w:fldChar w:fldCharType="separate"/>
          </w:r>
          <w:ins w:id="99" w:author="Dave Cracknell" w:date="2018-06-01T16:06:00Z">
            <w:r>
              <w:rPr>
                <w:noProof/>
                <w:webHidden/>
              </w:rPr>
              <w:t>10</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100" w:author="Dave Cracknell" w:date="2018-06-01T16:06:00Z"/>
              <w:rFonts w:eastAsiaTheme="minorEastAsia"/>
              <w:noProof/>
            </w:rPr>
          </w:pPr>
          <w:ins w:id="101"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"_Toc515632524"</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4.4.6</w:t>
            </w:r>
            <w:r>
              <w:rPr>
                <w:rFonts w:eastAsiaTheme="minorEastAsia"/>
                <w:noProof/>
              </w:rPr>
              <w:tab/>
            </w:r>
            <w:r w:rsidRPr="00195B83">
              <w:rPr>
                <w:rStyle w:val="Hyperlink"/>
                <w:noProof/>
              </w:rPr>
              <w:t>User Authentication – Phase 1</w:t>
            </w:r>
            <w:r>
              <w:rPr>
                <w:noProof/>
                <w:webHidden/>
              </w:rPr>
              <w:tab/>
            </w:r>
            <w:r>
              <w:rPr>
                <w:noProof/>
                <w:webHidden/>
              </w:rPr>
              <w:fldChar w:fldCharType="begin"/>
            </w:r>
            <w:r>
              <w:rPr>
                <w:noProof/>
                <w:webHidden/>
              </w:rPr>
              <w:instrText xml:space="preserve"> PAGEREF _Toc515632524 \h </w:instrText>
            </w:r>
            <w:r>
              <w:rPr>
                <w:noProof/>
                <w:webHidden/>
              </w:rPr>
            </w:r>
          </w:ins>
          <w:r>
            <w:rPr>
              <w:noProof/>
              <w:webHidden/>
            </w:rPr>
            <w:fldChar w:fldCharType="separate"/>
          </w:r>
          <w:ins w:id="102" w:author="Dave Cracknell" w:date="2018-06-01T16:06:00Z">
            <w:r>
              <w:rPr>
                <w:noProof/>
                <w:webHidden/>
              </w:rPr>
              <w:t>10</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103" w:author="Dave Cracknell" w:date="2018-06-01T16:06:00Z"/>
              <w:rFonts w:eastAsiaTheme="minorEastAsia"/>
              <w:noProof/>
            </w:rPr>
          </w:pPr>
          <w:ins w:id="104"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"_Toc515632525"</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4.4.7</w:t>
            </w:r>
            <w:r>
              <w:rPr>
                <w:rFonts w:eastAsiaTheme="minorEastAsia"/>
                <w:noProof/>
              </w:rPr>
              <w:tab/>
            </w:r>
            <w:r w:rsidRPr="00195B83">
              <w:rPr>
                <w:rStyle w:val="Hyperlink"/>
                <w:noProof/>
              </w:rPr>
              <w:t>TPC-H SF1000 Phase 1</w:t>
            </w:r>
            <w:r>
              <w:rPr>
                <w:noProof/>
                <w:webHidden/>
              </w:rPr>
              <w:tab/>
            </w:r>
            <w:r>
              <w:rPr>
                <w:noProof/>
                <w:webHidden/>
              </w:rPr>
              <w:fldChar w:fldCharType="begin"/>
            </w:r>
            <w:r>
              <w:rPr>
                <w:noProof/>
                <w:webHidden/>
              </w:rPr>
              <w:instrText xml:space="preserve"> PAGEREF _Toc515632525 \h </w:instrText>
            </w:r>
            <w:r>
              <w:rPr>
                <w:noProof/>
                <w:webHidden/>
              </w:rPr>
            </w:r>
          </w:ins>
          <w:r>
            <w:rPr>
              <w:noProof/>
              <w:webHidden/>
            </w:rPr>
            <w:fldChar w:fldCharType="separate"/>
          </w:r>
          <w:ins w:id="105" w:author="Dave Cracknell" w:date="2018-06-01T16:06:00Z">
            <w:r>
              <w:rPr>
                <w:noProof/>
                <w:webHidden/>
              </w:rPr>
              <w:t>10</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106" w:author="Dave Cracknell" w:date="2018-06-01T16:06:00Z"/>
              <w:rFonts w:eastAsiaTheme="minorEastAsia"/>
              <w:noProof/>
            </w:rPr>
          </w:pPr>
          <w:ins w:id="107"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"_Toc515632526"</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4.4.8</w:t>
            </w:r>
            <w:r>
              <w:rPr>
                <w:rFonts w:eastAsiaTheme="minorEastAsia"/>
                <w:noProof/>
              </w:rPr>
              <w:tab/>
            </w:r>
            <w:r w:rsidRPr="00195B83">
              <w:rPr>
                <w:rStyle w:val="Hyperlink"/>
                <w:noProof/>
              </w:rPr>
              <w:t>Hadoop Connector – WRITE Interface Phase 2</w:t>
            </w:r>
            <w:r>
              <w:rPr>
                <w:noProof/>
                <w:webHidden/>
              </w:rPr>
              <w:tab/>
            </w:r>
            <w:r>
              <w:rPr>
                <w:noProof/>
                <w:webHidden/>
              </w:rPr>
              <w:fldChar w:fldCharType="begin"/>
            </w:r>
            <w:r>
              <w:rPr>
                <w:noProof/>
                <w:webHidden/>
              </w:rPr>
              <w:instrText xml:space="preserve"> PAGEREF _Toc515632526 \h </w:instrText>
            </w:r>
            <w:r>
              <w:rPr>
                <w:noProof/>
                <w:webHidden/>
              </w:rPr>
            </w:r>
          </w:ins>
          <w:r>
            <w:rPr>
              <w:noProof/>
              <w:webHidden/>
            </w:rPr>
            <w:fldChar w:fldCharType="separate"/>
          </w:r>
          <w:ins w:id="108" w:author="Dave Cracknell" w:date="2018-06-01T16:06:00Z">
            <w:r>
              <w:rPr>
                <w:noProof/>
                <w:webHidden/>
              </w:rPr>
              <w:t>10</w:t>
            </w:r>
            <w:r>
              <w:rPr>
                <w:noProof/>
                <w:webHidden/>
              </w:rPr>
              <w:fldChar w:fldCharType="end"/>
            </w:r>
            <w:r w:rsidRPr="00195B83">
              <w:rPr>
                <w:rStyle w:val="Hyperlink"/>
                <w:noProof/>
              </w:rPr>
              <w:fldChar w:fldCharType="end"/>
            </w:r>
          </w:ins>
        </w:p>
        <w:p w:rsidR="00A64937" w:rsidRDefault="00A64937">
          <w:pPr>
            <w:pStyle w:val="TOC4"/>
            <w:tabs>
              <w:tab w:val="left" w:pos="1540"/>
              <w:tab w:val="right" w:leader="dot" w:pos="9350"/>
            </w:tabs>
            <w:rPr>
              <w:ins w:id="109" w:author="Dave Cracknell" w:date="2018-06-01T16:06:00Z"/>
              <w:rFonts w:eastAsiaTheme="minorEastAsia"/>
              <w:noProof/>
            </w:rPr>
          </w:pPr>
          <w:ins w:id="110" w:author="Dave Cracknell" w:date="2018-06-01T16:06:00Z">
            <w:r w:rsidRPr="00195B83">
              <w:rPr>
                <w:rStyle w:val="Hyperlink"/>
                <w:noProof/>
              </w:rPr>
              <w:lastRenderedPageBreak/>
              <w:fldChar w:fldCharType="begin"/>
            </w:r>
            <w:r w:rsidRPr="00195B83">
              <w:rPr>
                <w:rStyle w:val="Hyperlink"/>
                <w:noProof/>
              </w:rPr>
              <w:instrText xml:space="preserve"> </w:instrText>
            </w:r>
            <w:r>
              <w:rPr>
                <w:noProof/>
              </w:rPr>
              <w:instrText>HYPERLINK \l "_Toc515632527"</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4.4.8.1</w:t>
            </w:r>
            <w:r>
              <w:rPr>
                <w:rFonts w:eastAsiaTheme="minorEastAsia"/>
                <w:noProof/>
              </w:rPr>
              <w:tab/>
            </w:r>
            <w:r w:rsidRPr="00195B83">
              <w:rPr>
                <w:rStyle w:val="Hyperlink"/>
                <w:noProof/>
              </w:rPr>
              <w:t>CREATE and DROP TABLE</w:t>
            </w:r>
            <w:r>
              <w:rPr>
                <w:noProof/>
                <w:webHidden/>
              </w:rPr>
              <w:tab/>
            </w:r>
            <w:r>
              <w:rPr>
                <w:noProof/>
                <w:webHidden/>
              </w:rPr>
              <w:fldChar w:fldCharType="begin"/>
            </w:r>
            <w:r>
              <w:rPr>
                <w:noProof/>
                <w:webHidden/>
              </w:rPr>
              <w:instrText xml:space="preserve"> PAGEREF _Toc515632527 \h </w:instrText>
            </w:r>
            <w:r>
              <w:rPr>
                <w:noProof/>
                <w:webHidden/>
              </w:rPr>
            </w:r>
          </w:ins>
          <w:r>
            <w:rPr>
              <w:noProof/>
              <w:webHidden/>
            </w:rPr>
            <w:fldChar w:fldCharType="separate"/>
          </w:r>
          <w:ins w:id="111" w:author="Dave Cracknell" w:date="2018-06-01T16:06:00Z">
            <w:r>
              <w:rPr>
                <w:noProof/>
                <w:webHidden/>
              </w:rPr>
              <w:t>10</w:t>
            </w:r>
            <w:r>
              <w:rPr>
                <w:noProof/>
                <w:webHidden/>
              </w:rPr>
              <w:fldChar w:fldCharType="end"/>
            </w:r>
            <w:r w:rsidRPr="00195B83">
              <w:rPr>
                <w:rStyle w:val="Hyperlink"/>
                <w:noProof/>
              </w:rPr>
              <w:fldChar w:fldCharType="end"/>
            </w:r>
          </w:ins>
        </w:p>
        <w:p w:rsidR="00A64937" w:rsidRDefault="00A64937">
          <w:pPr>
            <w:pStyle w:val="TOC2"/>
            <w:tabs>
              <w:tab w:val="left" w:pos="880"/>
              <w:tab w:val="right" w:leader="dot" w:pos="9350"/>
            </w:tabs>
            <w:rPr>
              <w:ins w:id="112" w:author="Dave Cracknell" w:date="2018-06-01T16:06:00Z"/>
              <w:rFonts w:eastAsiaTheme="minorEastAsia"/>
              <w:noProof/>
            </w:rPr>
          </w:pPr>
          <w:ins w:id="113"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"_Toc515632528"</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4.5</w:t>
            </w:r>
            <w:r>
              <w:rPr>
                <w:rFonts w:eastAsiaTheme="minorEastAsia"/>
                <w:noProof/>
              </w:rPr>
              <w:tab/>
            </w:r>
            <w:r w:rsidRPr="00195B83">
              <w:rPr>
                <w:rStyle w:val="Hyperlink"/>
                <w:noProof/>
              </w:rPr>
              <w:t>Release 3.6</w:t>
            </w:r>
            <w:r>
              <w:rPr>
                <w:noProof/>
                <w:webHidden/>
              </w:rPr>
              <w:tab/>
            </w:r>
            <w:r>
              <w:rPr>
                <w:noProof/>
                <w:webHidden/>
              </w:rPr>
              <w:fldChar w:fldCharType="begin"/>
            </w:r>
            <w:r>
              <w:rPr>
                <w:noProof/>
                <w:webHidden/>
              </w:rPr>
              <w:instrText xml:space="preserve"> PAGEREF _Toc515632528 \h </w:instrText>
            </w:r>
            <w:r>
              <w:rPr>
                <w:noProof/>
                <w:webHidden/>
              </w:rPr>
            </w:r>
          </w:ins>
          <w:r>
            <w:rPr>
              <w:noProof/>
              <w:webHidden/>
            </w:rPr>
            <w:fldChar w:fldCharType="separate"/>
          </w:r>
          <w:ins w:id="114" w:author="Dave Cracknell" w:date="2018-06-01T16:06:00Z">
            <w:r>
              <w:rPr>
                <w:noProof/>
                <w:webHidden/>
              </w:rPr>
              <w:t>10</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115" w:author="Dave Cracknell" w:date="2018-06-01T16:06:00Z"/>
              <w:rFonts w:eastAsiaTheme="minorEastAsia"/>
              <w:noProof/>
            </w:rPr>
          </w:pPr>
          <w:ins w:id="116"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"_Toc515632529"</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4.5.1</w:t>
            </w:r>
            <w:r>
              <w:rPr>
                <w:rFonts w:eastAsiaTheme="minorEastAsia"/>
                <w:noProof/>
              </w:rPr>
              <w:tab/>
            </w:r>
            <w:r w:rsidRPr="00195B83">
              <w:rPr>
                <w:rStyle w:val="Hyperlink"/>
                <w:noProof/>
              </w:rPr>
              <w:t>UDF/UDT Support Phase 2</w:t>
            </w:r>
            <w:r>
              <w:rPr>
                <w:noProof/>
                <w:webHidden/>
              </w:rPr>
              <w:tab/>
            </w:r>
            <w:r>
              <w:rPr>
                <w:noProof/>
                <w:webHidden/>
              </w:rPr>
              <w:fldChar w:fldCharType="begin"/>
            </w:r>
            <w:r>
              <w:rPr>
                <w:noProof/>
                <w:webHidden/>
              </w:rPr>
              <w:instrText xml:space="preserve"> PAGEREF _Toc515632529 \h </w:instrText>
            </w:r>
            <w:r>
              <w:rPr>
                <w:noProof/>
                <w:webHidden/>
              </w:rPr>
            </w:r>
          </w:ins>
          <w:r>
            <w:rPr>
              <w:noProof/>
              <w:webHidden/>
            </w:rPr>
            <w:fldChar w:fldCharType="separate"/>
          </w:r>
          <w:ins w:id="117" w:author="Dave Cracknell" w:date="2018-06-01T16:06:00Z">
            <w:r>
              <w:rPr>
                <w:noProof/>
                <w:webHidden/>
              </w:rPr>
              <w:t>10</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118" w:author="Dave Cracknell" w:date="2018-06-01T16:06:00Z"/>
              <w:rFonts w:eastAsiaTheme="minorEastAsia"/>
              <w:noProof/>
            </w:rPr>
          </w:pPr>
          <w:ins w:id="119"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"_Toc515632530"</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4.5.2</w:t>
            </w:r>
            <w:r>
              <w:rPr>
                <w:rFonts w:eastAsiaTheme="minorEastAsia"/>
                <w:noProof/>
              </w:rPr>
              <w:tab/>
            </w:r>
            <w:r w:rsidRPr="00195B83">
              <w:rPr>
                <w:rStyle w:val="Hyperlink"/>
                <w:noProof/>
              </w:rPr>
              <w:t>Analytic Windowing</w:t>
            </w:r>
            <w:r>
              <w:rPr>
                <w:noProof/>
                <w:webHidden/>
              </w:rPr>
              <w:tab/>
            </w:r>
            <w:r>
              <w:rPr>
                <w:noProof/>
                <w:webHidden/>
              </w:rPr>
              <w:fldChar w:fldCharType="begin"/>
            </w:r>
            <w:r>
              <w:rPr>
                <w:noProof/>
                <w:webHidden/>
              </w:rPr>
              <w:instrText xml:space="preserve"> PAGEREF _Toc515632530 \h </w:instrText>
            </w:r>
            <w:r>
              <w:rPr>
                <w:noProof/>
                <w:webHidden/>
              </w:rPr>
            </w:r>
          </w:ins>
          <w:r>
            <w:rPr>
              <w:noProof/>
              <w:webHidden/>
            </w:rPr>
            <w:fldChar w:fldCharType="separate"/>
          </w:r>
          <w:ins w:id="120" w:author="Dave Cracknell" w:date="2018-06-01T16:06:00Z">
            <w:r>
              <w:rPr>
                <w:noProof/>
                <w:webHidden/>
              </w:rPr>
              <w:t>10</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121" w:author="Dave Cracknell" w:date="2018-06-01T16:06:00Z"/>
              <w:rFonts w:eastAsiaTheme="minorEastAsia"/>
              <w:noProof/>
            </w:rPr>
          </w:pPr>
          <w:ins w:id="122"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"_Toc515632531"</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4.5.3</w:t>
            </w:r>
            <w:r>
              <w:rPr>
                <w:rFonts w:eastAsiaTheme="minorEastAsia"/>
                <w:noProof/>
              </w:rPr>
              <w:tab/>
            </w:r>
            <w:r w:rsidRPr="00195B83">
              <w:rPr>
                <w:rStyle w:val="Hyperlink"/>
                <w:noProof/>
              </w:rPr>
              <w:t>ROLLUP</w:t>
            </w:r>
            <w:r>
              <w:rPr>
                <w:noProof/>
                <w:webHidden/>
              </w:rPr>
              <w:tab/>
            </w:r>
            <w:r>
              <w:rPr>
                <w:noProof/>
                <w:webHidden/>
              </w:rPr>
              <w:fldChar w:fldCharType="begin"/>
            </w:r>
            <w:r>
              <w:rPr>
                <w:noProof/>
                <w:webHidden/>
              </w:rPr>
              <w:instrText xml:space="preserve"> PAGEREF _Toc515632531 \h </w:instrText>
            </w:r>
            <w:r>
              <w:rPr>
                <w:noProof/>
                <w:webHidden/>
              </w:rPr>
            </w:r>
          </w:ins>
          <w:r>
            <w:rPr>
              <w:noProof/>
              <w:webHidden/>
            </w:rPr>
            <w:fldChar w:fldCharType="separate"/>
          </w:r>
          <w:ins w:id="123" w:author="Dave Cracknell" w:date="2018-06-01T16:06:00Z">
            <w:r>
              <w:rPr>
                <w:noProof/>
                <w:webHidden/>
              </w:rPr>
              <w:t>12</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124" w:author="Dave Cracknell" w:date="2018-06-01T16:06:00Z"/>
              <w:rFonts w:eastAsiaTheme="minorEastAsia"/>
              <w:noProof/>
            </w:rPr>
          </w:pPr>
          <w:ins w:id="125"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"_Toc515632532"</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4.5.4</w:t>
            </w:r>
            <w:r>
              <w:rPr>
                <w:rFonts w:eastAsiaTheme="minorEastAsia"/>
                <w:noProof/>
              </w:rPr>
              <w:tab/>
            </w:r>
            <w:r w:rsidRPr="00195B83">
              <w:rPr>
                <w:rStyle w:val="Hyperlink"/>
                <w:noProof/>
              </w:rPr>
              <w:t>Cost-based Optimizer (Phase 1) - JOIN Order</w:t>
            </w:r>
            <w:r>
              <w:rPr>
                <w:noProof/>
                <w:webHidden/>
              </w:rPr>
              <w:tab/>
            </w:r>
            <w:r>
              <w:rPr>
                <w:noProof/>
                <w:webHidden/>
              </w:rPr>
              <w:fldChar w:fldCharType="begin"/>
            </w:r>
            <w:r>
              <w:rPr>
                <w:noProof/>
                <w:webHidden/>
              </w:rPr>
              <w:instrText xml:space="preserve"> PAGEREF _Toc515632532 \h </w:instrText>
            </w:r>
            <w:r>
              <w:rPr>
                <w:noProof/>
                <w:webHidden/>
              </w:rPr>
            </w:r>
          </w:ins>
          <w:r>
            <w:rPr>
              <w:noProof/>
              <w:webHidden/>
            </w:rPr>
            <w:fldChar w:fldCharType="separate"/>
          </w:r>
          <w:ins w:id="126" w:author="Dave Cracknell" w:date="2018-06-01T16:06:00Z">
            <w:r>
              <w:rPr>
                <w:noProof/>
                <w:webHidden/>
              </w:rPr>
              <w:t>12</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127" w:author="Dave Cracknell" w:date="2018-06-01T16:06:00Z"/>
              <w:rFonts w:eastAsiaTheme="minorEastAsia"/>
              <w:noProof/>
            </w:rPr>
          </w:pPr>
          <w:ins w:id="128"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"_Toc515632533"</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4.5.5</w:t>
            </w:r>
            <w:r>
              <w:rPr>
                <w:rFonts w:eastAsiaTheme="minorEastAsia"/>
                <w:noProof/>
              </w:rPr>
              <w:tab/>
            </w:r>
            <w:r w:rsidRPr="00195B83">
              <w:rPr>
                <w:rStyle w:val="Hyperlink"/>
                <w:noProof/>
              </w:rPr>
              <w:t>TPC-H SF10000 Phase 2</w:t>
            </w:r>
            <w:r>
              <w:rPr>
                <w:noProof/>
                <w:webHidden/>
              </w:rPr>
              <w:tab/>
            </w:r>
            <w:r>
              <w:rPr>
                <w:noProof/>
                <w:webHidden/>
              </w:rPr>
              <w:fldChar w:fldCharType="begin"/>
            </w:r>
            <w:r>
              <w:rPr>
                <w:noProof/>
                <w:webHidden/>
              </w:rPr>
              <w:instrText xml:space="preserve"> PAGEREF _Toc515632533 \h </w:instrText>
            </w:r>
            <w:r>
              <w:rPr>
                <w:noProof/>
                <w:webHidden/>
              </w:rPr>
            </w:r>
          </w:ins>
          <w:r>
            <w:rPr>
              <w:noProof/>
              <w:webHidden/>
            </w:rPr>
            <w:fldChar w:fldCharType="separate"/>
          </w:r>
          <w:ins w:id="129" w:author="Dave Cracknell" w:date="2018-06-01T16:06:00Z">
            <w:r>
              <w:rPr>
                <w:noProof/>
                <w:webHidden/>
              </w:rPr>
              <w:t>12</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130" w:author="Dave Cracknell" w:date="2018-06-01T16:06:00Z"/>
              <w:rFonts w:eastAsiaTheme="minorEastAsia"/>
              <w:noProof/>
            </w:rPr>
          </w:pPr>
          <w:ins w:id="131"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"_Toc515632534"</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4.5.6</w:t>
            </w:r>
            <w:r>
              <w:rPr>
                <w:rFonts w:eastAsiaTheme="minorEastAsia"/>
                <w:noProof/>
              </w:rPr>
              <w:tab/>
            </w:r>
            <w:r w:rsidRPr="00195B83">
              <w:rPr>
                <w:rStyle w:val="Hyperlink"/>
                <w:noProof/>
              </w:rPr>
              <w:t>TPC-DS SF1000 Phase 1</w:t>
            </w:r>
            <w:r>
              <w:rPr>
                <w:noProof/>
                <w:webHidden/>
              </w:rPr>
              <w:tab/>
            </w:r>
            <w:r>
              <w:rPr>
                <w:noProof/>
                <w:webHidden/>
              </w:rPr>
              <w:fldChar w:fldCharType="begin"/>
            </w:r>
            <w:r>
              <w:rPr>
                <w:noProof/>
                <w:webHidden/>
              </w:rPr>
              <w:instrText xml:space="preserve"> PAGEREF _Toc515632534 \h </w:instrText>
            </w:r>
            <w:r>
              <w:rPr>
                <w:noProof/>
                <w:webHidden/>
              </w:rPr>
            </w:r>
          </w:ins>
          <w:r>
            <w:rPr>
              <w:noProof/>
              <w:webHidden/>
            </w:rPr>
            <w:fldChar w:fldCharType="separate"/>
          </w:r>
          <w:ins w:id="132" w:author="Dave Cracknell" w:date="2018-06-01T16:06:00Z">
            <w:r>
              <w:rPr>
                <w:noProof/>
                <w:webHidden/>
              </w:rPr>
              <w:t>12</w:t>
            </w:r>
            <w:r>
              <w:rPr>
                <w:noProof/>
                <w:webHidden/>
              </w:rPr>
              <w:fldChar w:fldCharType="end"/>
            </w:r>
            <w:r w:rsidRPr="00195B83">
              <w:rPr>
                <w:rStyle w:val="Hyperlink"/>
                <w:noProof/>
              </w:rPr>
              <w:fldChar w:fldCharType="end"/>
            </w:r>
          </w:ins>
        </w:p>
        <w:p w:rsidR="00A64937" w:rsidRDefault="00A64937">
          <w:pPr>
            <w:pStyle w:val="TOC3"/>
            <w:tabs>
              <w:tab w:val="left" w:pos="1320"/>
              <w:tab w:val="right" w:leader="dot" w:pos="9350"/>
            </w:tabs>
            <w:rPr>
              <w:ins w:id="133" w:author="Dave Cracknell" w:date="2018-06-01T16:06:00Z"/>
              <w:rFonts w:eastAsiaTheme="minorEastAsia"/>
              <w:noProof/>
            </w:rPr>
          </w:pPr>
          <w:ins w:id="134"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"_Toc515632535"</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4.5.7</w:t>
            </w:r>
            <w:r>
              <w:rPr>
                <w:rFonts w:eastAsiaTheme="minorEastAsia"/>
                <w:noProof/>
              </w:rPr>
              <w:tab/>
            </w:r>
            <w:r w:rsidRPr="00195B83">
              <w:rPr>
                <w:rStyle w:val="Hyperlink"/>
                <w:noProof/>
              </w:rPr>
              <w:t>RapidsSE</w:t>
            </w:r>
            <w:r>
              <w:rPr>
                <w:noProof/>
                <w:webHidden/>
              </w:rPr>
              <w:tab/>
            </w:r>
            <w:r>
              <w:rPr>
                <w:noProof/>
                <w:webHidden/>
              </w:rPr>
              <w:fldChar w:fldCharType="begin"/>
            </w:r>
            <w:r>
              <w:rPr>
                <w:noProof/>
                <w:webHidden/>
              </w:rPr>
              <w:instrText xml:space="preserve"> PAGEREF _Toc515632535 \h </w:instrText>
            </w:r>
            <w:r>
              <w:rPr>
                <w:noProof/>
                <w:webHidden/>
              </w:rPr>
            </w:r>
          </w:ins>
          <w:r>
            <w:rPr>
              <w:noProof/>
              <w:webHidden/>
            </w:rPr>
            <w:fldChar w:fldCharType="separate"/>
          </w:r>
          <w:ins w:id="135" w:author="Dave Cracknell" w:date="2018-06-01T16:06:00Z">
            <w:r>
              <w:rPr>
                <w:noProof/>
                <w:webHidden/>
              </w:rPr>
              <w:t>13</w:t>
            </w:r>
            <w:r>
              <w:rPr>
                <w:noProof/>
                <w:webHidden/>
              </w:rPr>
              <w:fldChar w:fldCharType="end"/>
            </w:r>
            <w:r w:rsidRPr="00195B83">
              <w:rPr>
                <w:rStyle w:val="Hyperlink"/>
                <w:noProof/>
              </w:rPr>
              <w:fldChar w:fldCharType="end"/>
            </w:r>
          </w:ins>
        </w:p>
        <w:p w:rsidR="00A64937" w:rsidRDefault="00A64937">
          <w:pPr>
            <w:pStyle w:val="TOC4"/>
            <w:tabs>
              <w:tab w:val="left" w:pos="1540"/>
              <w:tab w:val="right" w:leader="dot" w:pos="9350"/>
            </w:tabs>
            <w:rPr>
              <w:ins w:id="136" w:author="Dave Cracknell" w:date="2018-06-01T16:06:00Z"/>
              <w:rFonts w:eastAsiaTheme="minorEastAsia"/>
              <w:noProof/>
            </w:rPr>
          </w:pPr>
          <w:ins w:id="137"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"_Toc515632536"</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4.5.7.1</w:t>
            </w:r>
            <w:r>
              <w:rPr>
                <w:rFonts w:eastAsiaTheme="minorEastAsia"/>
                <w:noProof/>
              </w:rPr>
              <w:tab/>
            </w:r>
            <w:r w:rsidRPr="00195B83">
              <w:rPr>
                <w:rStyle w:val="Hyperlink"/>
                <w:noProof/>
              </w:rPr>
              <w:t>Schema Metadata Persistence</w:t>
            </w:r>
            <w:r>
              <w:rPr>
                <w:noProof/>
                <w:webHidden/>
              </w:rPr>
              <w:tab/>
            </w:r>
            <w:r>
              <w:rPr>
                <w:noProof/>
                <w:webHidden/>
              </w:rPr>
              <w:fldChar w:fldCharType="begin"/>
            </w:r>
            <w:r>
              <w:rPr>
                <w:noProof/>
                <w:webHidden/>
              </w:rPr>
              <w:instrText xml:space="preserve"> PAGEREF _Toc515632536 \h </w:instrText>
            </w:r>
            <w:r>
              <w:rPr>
                <w:noProof/>
                <w:webHidden/>
              </w:rPr>
            </w:r>
          </w:ins>
          <w:r>
            <w:rPr>
              <w:noProof/>
              <w:webHidden/>
            </w:rPr>
            <w:fldChar w:fldCharType="separate"/>
          </w:r>
          <w:ins w:id="138" w:author="Dave Cracknell" w:date="2018-06-01T16:06:00Z">
            <w:r>
              <w:rPr>
                <w:noProof/>
                <w:webHidden/>
              </w:rPr>
              <w:t>13</w:t>
            </w:r>
            <w:r>
              <w:rPr>
                <w:noProof/>
                <w:webHidden/>
              </w:rPr>
              <w:fldChar w:fldCharType="end"/>
            </w:r>
            <w:r w:rsidRPr="00195B83">
              <w:rPr>
                <w:rStyle w:val="Hyperlink"/>
                <w:noProof/>
              </w:rPr>
              <w:fldChar w:fldCharType="end"/>
            </w:r>
          </w:ins>
        </w:p>
        <w:p w:rsidR="00A64937" w:rsidRDefault="00A64937">
          <w:pPr>
            <w:pStyle w:val="TOC4"/>
            <w:tabs>
              <w:tab w:val="left" w:pos="1540"/>
              <w:tab w:val="right" w:leader="dot" w:pos="9350"/>
            </w:tabs>
            <w:rPr>
              <w:ins w:id="139" w:author="Dave Cracknell" w:date="2018-06-01T16:06:00Z"/>
              <w:rFonts w:eastAsiaTheme="minorEastAsia"/>
              <w:noProof/>
            </w:rPr>
          </w:pPr>
          <w:ins w:id="140"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"_Toc515632537"</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4.5.7.2</w:t>
            </w:r>
            <w:r>
              <w:rPr>
                <w:rFonts w:eastAsiaTheme="minorEastAsia"/>
                <w:noProof/>
              </w:rPr>
              <w:tab/>
            </w:r>
            <w:r w:rsidRPr="00195B83">
              <w:rPr>
                <w:rStyle w:val="Hyperlink"/>
                <w:noProof/>
              </w:rPr>
              <w:t>Row Data Persistence</w:t>
            </w:r>
            <w:r>
              <w:rPr>
                <w:noProof/>
                <w:webHidden/>
              </w:rPr>
              <w:tab/>
            </w:r>
            <w:r>
              <w:rPr>
                <w:noProof/>
                <w:webHidden/>
              </w:rPr>
              <w:fldChar w:fldCharType="begin"/>
            </w:r>
            <w:r>
              <w:rPr>
                <w:noProof/>
                <w:webHidden/>
              </w:rPr>
              <w:instrText xml:space="preserve"> PAGEREF _Toc515632537 \h </w:instrText>
            </w:r>
            <w:r>
              <w:rPr>
                <w:noProof/>
                <w:webHidden/>
              </w:rPr>
            </w:r>
          </w:ins>
          <w:r>
            <w:rPr>
              <w:noProof/>
              <w:webHidden/>
            </w:rPr>
            <w:fldChar w:fldCharType="separate"/>
          </w:r>
          <w:ins w:id="141" w:author="Dave Cracknell" w:date="2018-06-01T16:06:00Z">
            <w:r>
              <w:rPr>
                <w:noProof/>
                <w:webHidden/>
              </w:rPr>
              <w:t>13</w:t>
            </w:r>
            <w:r>
              <w:rPr>
                <w:noProof/>
                <w:webHidden/>
              </w:rPr>
              <w:fldChar w:fldCharType="end"/>
            </w:r>
            <w:r w:rsidRPr="00195B83">
              <w:rPr>
                <w:rStyle w:val="Hyperlink"/>
                <w:noProof/>
              </w:rPr>
              <w:fldChar w:fldCharType="end"/>
            </w:r>
          </w:ins>
        </w:p>
        <w:p w:rsidR="00A64937" w:rsidRDefault="00A64937">
          <w:pPr>
            <w:pStyle w:val="TOC2"/>
            <w:tabs>
              <w:tab w:val="left" w:pos="660"/>
              <w:tab w:val="right" w:leader="dot" w:pos="9350"/>
            </w:tabs>
            <w:rPr>
              <w:ins w:id="142" w:author="Dave Cracknell" w:date="2018-06-01T16:06:00Z"/>
              <w:rFonts w:eastAsiaTheme="minorEastAsia"/>
              <w:noProof/>
            </w:rPr>
          </w:pPr>
          <w:ins w:id="143"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"_Toc515632538"</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5.</w:t>
            </w:r>
            <w:r>
              <w:rPr>
                <w:rFonts w:eastAsiaTheme="minorEastAsia"/>
                <w:noProof/>
              </w:rPr>
              <w:tab/>
            </w:r>
            <w:r w:rsidRPr="00195B83">
              <w:rPr>
                <w:rStyle w:val="Hyperlink"/>
                <w:noProof/>
              </w:rPr>
              <w:t>Field Projects</w:t>
            </w:r>
            <w:r>
              <w:rPr>
                <w:noProof/>
                <w:webHidden/>
              </w:rPr>
              <w:tab/>
            </w:r>
            <w:r>
              <w:rPr>
                <w:noProof/>
                <w:webHidden/>
              </w:rPr>
              <w:fldChar w:fldCharType="begin"/>
            </w:r>
            <w:r>
              <w:rPr>
                <w:noProof/>
                <w:webHidden/>
              </w:rPr>
              <w:instrText xml:space="preserve"> PAGEREF _Toc515632538 \h </w:instrText>
            </w:r>
            <w:r>
              <w:rPr>
                <w:noProof/>
                <w:webHidden/>
              </w:rPr>
            </w:r>
          </w:ins>
          <w:r>
            <w:rPr>
              <w:noProof/>
              <w:webHidden/>
            </w:rPr>
            <w:fldChar w:fldCharType="separate"/>
          </w:r>
          <w:ins w:id="144" w:author="Dave Cracknell" w:date="2018-06-01T16:06:00Z">
            <w:r>
              <w:rPr>
                <w:noProof/>
                <w:webHidden/>
              </w:rPr>
              <w:t>13</w:t>
            </w:r>
            <w:r>
              <w:rPr>
                <w:noProof/>
                <w:webHidden/>
              </w:rPr>
              <w:fldChar w:fldCharType="end"/>
            </w:r>
            <w:r w:rsidRPr="00195B83">
              <w:rPr>
                <w:rStyle w:val="Hyperlink"/>
                <w:noProof/>
              </w:rPr>
              <w:fldChar w:fldCharType="end"/>
            </w:r>
          </w:ins>
        </w:p>
        <w:p w:rsidR="00A64937" w:rsidRDefault="00A64937">
          <w:pPr>
            <w:pStyle w:val="TOC3"/>
            <w:tabs>
              <w:tab w:val="left" w:pos="1100"/>
              <w:tab w:val="right" w:leader="dot" w:pos="9350"/>
            </w:tabs>
            <w:rPr>
              <w:ins w:id="145" w:author="Dave Cracknell" w:date="2018-06-01T16:06:00Z"/>
              <w:rFonts w:eastAsiaTheme="minorEastAsia"/>
              <w:noProof/>
            </w:rPr>
          </w:pPr>
          <w:ins w:id="146"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"_Toc515632539"</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5.1</w:t>
            </w:r>
            <w:r>
              <w:rPr>
                <w:rFonts w:eastAsiaTheme="minorEastAsia"/>
                <w:noProof/>
              </w:rPr>
              <w:tab/>
            </w:r>
            <w:r w:rsidRPr="00195B83">
              <w:rPr>
                <w:rStyle w:val="Hyperlink"/>
                <w:noProof/>
              </w:rPr>
              <w:t>Parallel Loader</w:t>
            </w:r>
            <w:r>
              <w:rPr>
                <w:noProof/>
                <w:webHidden/>
              </w:rPr>
              <w:tab/>
            </w:r>
            <w:r>
              <w:rPr>
                <w:noProof/>
                <w:webHidden/>
              </w:rPr>
              <w:fldChar w:fldCharType="begin"/>
            </w:r>
            <w:r>
              <w:rPr>
                <w:noProof/>
                <w:webHidden/>
              </w:rPr>
              <w:instrText xml:space="preserve"> PAGEREF _Toc515632539 \h </w:instrText>
            </w:r>
            <w:r>
              <w:rPr>
                <w:noProof/>
                <w:webHidden/>
              </w:rPr>
            </w:r>
          </w:ins>
          <w:r>
            <w:rPr>
              <w:noProof/>
              <w:webHidden/>
            </w:rPr>
            <w:fldChar w:fldCharType="separate"/>
          </w:r>
          <w:ins w:id="147" w:author="Dave Cracknell" w:date="2018-06-01T16:06:00Z">
            <w:r>
              <w:rPr>
                <w:noProof/>
                <w:webHidden/>
              </w:rPr>
              <w:t>13</w:t>
            </w:r>
            <w:r>
              <w:rPr>
                <w:noProof/>
                <w:webHidden/>
              </w:rPr>
              <w:fldChar w:fldCharType="end"/>
            </w:r>
            <w:r w:rsidRPr="00195B83">
              <w:rPr>
                <w:rStyle w:val="Hyperlink"/>
                <w:noProof/>
              </w:rPr>
              <w:fldChar w:fldCharType="end"/>
            </w:r>
          </w:ins>
        </w:p>
        <w:p w:rsidR="00A64937" w:rsidRDefault="00A64937">
          <w:pPr>
            <w:pStyle w:val="TOC3"/>
            <w:tabs>
              <w:tab w:val="left" w:pos="1100"/>
              <w:tab w:val="right" w:leader="dot" w:pos="9350"/>
            </w:tabs>
            <w:rPr>
              <w:ins w:id="148" w:author="Dave Cracknell" w:date="2018-06-01T16:06:00Z"/>
              <w:rFonts w:eastAsiaTheme="minorEastAsia"/>
              <w:noProof/>
            </w:rPr>
          </w:pPr>
          <w:ins w:id="149"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"_Toc515632540"</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5.2</w:t>
            </w:r>
            <w:r>
              <w:rPr>
                <w:rFonts w:eastAsiaTheme="minorEastAsia"/>
                <w:noProof/>
              </w:rPr>
              <w:tab/>
            </w:r>
            <w:r w:rsidRPr="00195B83">
              <w:rPr>
                <w:rStyle w:val="Hyperlink"/>
                <w:noProof/>
              </w:rPr>
              <w:t>Licensing</w:t>
            </w:r>
            <w:r>
              <w:rPr>
                <w:noProof/>
                <w:webHidden/>
              </w:rPr>
              <w:tab/>
            </w:r>
            <w:r>
              <w:rPr>
                <w:noProof/>
                <w:webHidden/>
              </w:rPr>
              <w:fldChar w:fldCharType="begin"/>
            </w:r>
            <w:r>
              <w:rPr>
                <w:noProof/>
                <w:webHidden/>
              </w:rPr>
              <w:instrText xml:space="preserve"> PAGEREF _Toc515632540 \h </w:instrText>
            </w:r>
            <w:r>
              <w:rPr>
                <w:noProof/>
                <w:webHidden/>
              </w:rPr>
            </w:r>
          </w:ins>
          <w:r>
            <w:rPr>
              <w:noProof/>
              <w:webHidden/>
            </w:rPr>
            <w:fldChar w:fldCharType="separate"/>
          </w:r>
          <w:ins w:id="150" w:author="Dave Cracknell" w:date="2018-06-01T16:06:00Z">
            <w:r>
              <w:rPr>
                <w:noProof/>
                <w:webHidden/>
              </w:rPr>
              <w:t>13</w:t>
            </w:r>
            <w:r>
              <w:rPr>
                <w:noProof/>
                <w:webHidden/>
              </w:rPr>
              <w:fldChar w:fldCharType="end"/>
            </w:r>
            <w:r w:rsidRPr="00195B83">
              <w:rPr>
                <w:rStyle w:val="Hyperlink"/>
                <w:noProof/>
              </w:rPr>
              <w:fldChar w:fldCharType="end"/>
            </w:r>
          </w:ins>
        </w:p>
        <w:p w:rsidR="00A64937" w:rsidRDefault="00A64937">
          <w:pPr>
            <w:pStyle w:val="TOC3"/>
            <w:tabs>
              <w:tab w:val="left" w:pos="1100"/>
              <w:tab w:val="right" w:leader="dot" w:pos="9350"/>
            </w:tabs>
            <w:rPr>
              <w:ins w:id="151" w:author="Dave Cracknell" w:date="2018-06-01T16:06:00Z"/>
              <w:rFonts w:eastAsiaTheme="minorEastAsia"/>
              <w:noProof/>
            </w:rPr>
          </w:pPr>
          <w:ins w:id="152"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"_Toc515632541"</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5.3</w:t>
            </w:r>
            <w:r>
              <w:rPr>
                <w:rFonts w:eastAsiaTheme="minorEastAsia"/>
                <w:noProof/>
              </w:rPr>
              <w:tab/>
            </w:r>
            <w:r w:rsidRPr="00195B83">
              <w:rPr>
                <w:rStyle w:val="Hyperlink"/>
                <w:noProof/>
              </w:rPr>
              <w:t>Unified JDBC Driver/rapids-shell</w:t>
            </w:r>
            <w:r>
              <w:rPr>
                <w:noProof/>
                <w:webHidden/>
              </w:rPr>
              <w:tab/>
            </w:r>
            <w:r>
              <w:rPr>
                <w:noProof/>
                <w:webHidden/>
              </w:rPr>
              <w:fldChar w:fldCharType="begin"/>
            </w:r>
            <w:r>
              <w:rPr>
                <w:noProof/>
                <w:webHidden/>
              </w:rPr>
              <w:instrText xml:space="preserve"> PAGEREF _Toc515632541 \h </w:instrText>
            </w:r>
            <w:r>
              <w:rPr>
                <w:noProof/>
                <w:webHidden/>
              </w:rPr>
            </w:r>
          </w:ins>
          <w:r>
            <w:rPr>
              <w:noProof/>
              <w:webHidden/>
            </w:rPr>
            <w:fldChar w:fldCharType="separate"/>
          </w:r>
          <w:ins w:id="153" w:author="Dave Cracknell" w:date="2018-06-01T16:06:00Z">
            <w:r>
              <w:rPr>
                <w:noProof/>
                <w:webHidden/>
              </w:rPr>
              <w:t>13</w:t>
            </w:r>
            <w:r>
              <w:rPr>
                <w:noProof/>
                <w:webHidden/>
              </w:rPr>
              <w:fldChar w:fldCharType="end"/>
            </w:r>
            <w:r w:rsidRPr="00195B83">
              <w:rPr>
                <w:rStyle w:val="Hyperlink"/>
                <w:noProof/>
              </w:rPr>
              <w:fldChar w:fldCharType="end"/>
            </w:r>
          </w:ins>
        </w:p>
        <w:p w:rsidR="00A64937" w:rsidRDefault="00A64937">
          <w:pPr>
            <w:pStyle w:val="TOC3"/>
            <w:tabs>
              <w:tab w:val="left" w:pos="1100"/>
              <w:tab w:val="right" w:leader="dot" w:pos="9350"/>
            </w:tabs>
            <w:rPr>
              <w:ins w:id="154" w:author="Dave Cracknell" w:date="2018-06-01T16:06:00Z"/>
              <w:rFonts w:eastAsiaTheme="minorEastAsia"/>
              <w:noProof/>
            </w:rPr>
          </w:pPr>
          <w:ins w:id="155"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"_Toc515632542"</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5.4</w:t>
            </w:r>
            <w:r>
              <w:rPr>
                <w:rFonts w:eastAsiaTheme="minorEastAsia"/>
                <w:noProof/>
              </w:rPr>
              <w:tab/>
            </w:r>
            <w:r w:rsidRPr="00195B83">
              <w:rPr>
                <w:rStyle w:val="Hyperlink"/>
                <w:noProof/>
              </w:rPr>
              <w:t xml:space="preserve"> In-database AI Phase I</w:t>
            </w:r>
            <w:r>
              <w:rPr>
                <w:noProof/>
                <w:webHidden/>
              </w:rPr>
              <w:tab/>
            </w:r>
            <w:r>
              <w:rPr>
                <w:noProof/>
                <w:webHidden/>
              </w:rPr>
              <w:fldChar w:fldCharType="begin"/>
            </w:r>
            <w:r>
              <w:rPr>
                <w:noProof/>
                <w:webHidden/>
              </w:rPr>
              <w:instrText xml:space="preserve"> PAGEREF _Toc515632542 \h </w:instrText>
            </w:r>
            <w:r>
              <w:rPr>
                <w:noProof/>
                <w:webHidden/>
              </w:rPr>
            </w:r>
          </w:ins>
          <w:r>
            <w:rPr>
              <w:noProof/>
              <w:webHidden/>
            </w:rPr>
            <w:fldChar w:fldCharType="separate"/>
          </w:r>
          <w:ins w:id="156" w:author="Dave Cracknell" w:date="2018-06-01T16:06:00Z">
            <w:r>
              <w:rPr>
                <w:noProof/>
                <w:webHidden/>
              </w:rPr>
              <w:t>13</w:t>
            </w:r>
            <w:r>
              <w:rPr>
                <w:noProof/>
                <w:webHidden/>
              </w:rPr>
              <w:fldChar w:fldCharType="end"/>
            </w:r>
            <w:r w:rsidRPr="00195B83">
              <w:rPr>
                <w:rStyle w:val="Hyperlink"/>
                <w:noProof/>
              </w:rPr>
              <w:fldChar w:fldCharType="end"/>
            </w:r>
          </w:ins>
        </w:p>
        <w:p w:rsidR="00A64937" w:rsidRDefault="00A64937">
          <w:pPr>
            <w:pStyle w:val="TOC2"/>
            <w:tabs>
              <w:tab w:val="left" w:pos="660"/>
              <w:tab w:val="right" w:leader="dot" w:pos="9350"/>
            </w:tabs>
            <w:rPr>
              <w:ins w:id="157" w:author="Dave Cracknell" w:date="2018-06-01T16:06:00Z"/>
              <w:rFonts w:eastAsiaTheme="minorEastAsia"/>
              <w:noProof/>
            </w:rPr>
          </w:pPr>
          <w:ins w:id="158"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"_Toc515632543"</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6.</w:t>
            </w:r>
            <w:r>
              <w:rPr>
                <w:rFonts w:eastAsiaTheme="minorEastAsia"/>
                <w:noProof/>
              </w:rPr>
              <w:tab/>
            </w:r>
            <w:r w:rsidRPr="00195B83">
              <w:rPr>
                <w:rStyle w:val="Hyperlink"/>
                <w:noProof/>
              </w:rPr>
              <w:t>Future Projects</w:t>
            </w:r>
            <w:r>
              <w:rPr>
                <w:noProof/>
                <w:webHidden/>
              </w:rPr>
              <w:tab/>
            </w:r>
            <w:r>
              <w:rPr>
                <w:noProof/>
                <w:webHidden/>
              </w:rPr>
              <w:fldChar w:fldCharType="begin"/>
            </w:r>
            <w:r>
              <w:rPr>
                <w:noProof/>
                <w:webHidden/>
              </w:rPr>
              <w:instrText xml:space="preserve"> PAGEREF _Toc515632543 \h </w:instrText>
            </w:r>
            <w:r>
              <w:rPr>
                <w:noProof/>
                <w:webHidden/>
              </w:rPr>
            </w:r>
          </w:ins>
          <w:r>
            <w:rPr>
              <w:noProof/>
              <w:webHidden/>
            </w:rPr>
            <w:fldChar w:fldCharType="separate"/>
          </w:r>
          <w:ins w:id="159" w:author="Dave Cracknell" w:date="2018-06-01T16:06:00Z">
            <w:r>
              <w:rPr>
                <w:noProof/>
                <w:webHidden/>
              </w:rPr>
              <w:t>13</w:t>
            </w:r>
            <w:r>
              <w:rPr>
                <w:noProof/>
                <w:webHidden/>
              </w:rPr>
              <w:fldChar w:fldCharType="end"/>
            </w:r>
            <w:r w:rsidRPr="00195B83">
              <w:rPr>
                <w:rStyle w:val="Hyperlink"/>
                <w:noProof/>
              </w:rPr>
              <w:fldChar w:fldCharType="end"/>
            </w:r>
          </w:ins>
        </w:p>
        <w:p w:rsidR="00A64937" w:rsidRDefault="00A64937">
          <w:pPr>
            <w:pStyle w:val="TOC1"/>
            <w:tabs>
              <w:tab w:val="left" w:pos="440"/>
              <w:tab w:val="right" w:leader="dot" w:pos="9350"/>
            </w:tabs>
            <w:rPr>
              <w:ins w:id="160" w:author="Dave Cracknell" w:date="2018-06-01T16:06:00Z"/>
              <w:rFonts w:eastAsiaTheme="minorEastAsia"/>
              <w:noProof/>
            </w:rPr>
          </w:pPr>
          <w:ins w:id="161" w:author="Dave Cracknell" w:date="2018-06-01T16:06:00Z">
            <w:r w:rsidRPr="00195B83">
              <w:rPr>
                <w:rStyle w:val="Hyperlink"/>
                <w:noProof/>
              </w:rPr>
              <w:fldChar w:fldCharType="begin"/>
            </w:r>
            <w:r w:rsidRPr="00195B83">
              <w:rPr>
                <w:rStyle w:val="Hyperlink"/>
                <w:noProof/>
              </w:rPr>
              <w:instrText xml:space="preserve"> </w:instrText>
            </w:r>
            <w:r>
              <w:rPr>
                <w:noProof/>
              </w:rPr>
              <w:instrText>HYPERLINK \l "_Toc515632544"</w:instrText>
            </w:r>
            <w:r w:rsidRPr="00195B83">
              <w:rPr>
                <w:rStyle w:val="Hyperlink"/>
                <w:noProof/>
              </w:rPr>
              <w:instrText xml:space="preserve"> </w:instrText>
            </w:r>
            <w:r w:rsidRPr="00195B83">
              <w:rPr>
                <w:rStyle w:val="Hyperlink"/>
                <w:noProof/>
              </w:rPr>
            </w:r>
            <w:r w:rsidRPr="00195B83">
              <w:rPr>
                <w:rStyle w:val="Hyperlink"/>
                <w:noProof/>
              </w:rPr>
              <w:fldChar w:fldCharType="separate"/>
            </w:r>
            <w:r w:rsidRPr="00195B83">
              <w:rPr>
                <w:rStyle w:val="Hyperlink"/>
                <w:noProof/>
              </w:rPr>
              <w:t>6.</w:t>
            </w:r>
            <w:r>
              <w:rPr>
                <w:rFonts w:eastAsiaTheme="minorEastAsia"/>
                <w:noProof/>
              </w:rPr>
              <w:tab/>
            </w:r>
            <w:r w:rsidRPr="00195B83">
              <w:rPr>
                <w:rStyle w:val="Hyperlink"/>
                <w:noProof/>
              </w:rPr>
              <w:t>SIGNOFF SHEET</w:t>
            </w:r>
            <w:r>
              <w:rPr>
                <w:noProof/>
                <w:webHidden/>
              </w:rPr>
              <w:tab/>
            </w:r>
            <w:r>
              <w:rPr>
                <w:noProof/>
                <w:webHidden/>
              </w:rPr>
              <w:fldChar w:fldCharType="begin"/>
            </w:r>
            <w:r>
              <w:rPr>
                <w:noProof/>
                <w:webHidden/>
              </w:rPr>
              <w:instrText xml:space="preserve"> PAGEREF _Toc515632544 \h </w:instrText>
            </w:r>
            <w:r>
              <w:rPr>
                <w:noProof/>
                <w:webHidden/>
              </w:rPr>
            </w:r>
          </w:ins>
          <w:r>
            <w:rPr>
              <w:noProof/>
              <w:webHidden/>
            </w:rPr>
            <w:fldChar w:fldCharType="separate"/>
          </w:r>
          <w:ins w:id="162" w:author="Dave Cracknell" w:date="2018-06-01T16:06:00Z">
            <w:r>
              <w:rPr>
                <w:noProof/>
                <w:webHidden/>
              </w:rPr>
              <w:t>15</w:t>
            </w:r>
            <w:r>
              <w:rPr>
                <w:noProof/>
                <w:webHidden/>
              </w:rPr>
              <w:fldChar w:fldCharType="end"/>
            </w:r>
            <w:r w:rsidRPr="00195B83">
              <w:rPr>
                <w:rStyle w:val="Hyperlink"/>
                <w:noProof/>
              </w:rPr>
              <w:fldChar w:fldCharType="end"/>
            </w:r>
          </w:ins>
        </w:p>
        <w:p w:rsidR="009267DD" w:rsidDel="00A64937" w:rsidRDefault="009267DD">
          <w:pPr>
            <w:pStyle w:val="TOC1"/>
            <w:tabs>
              <w:tab w:val="left" w:pos="440"/>
              <w:tab w:val="right" w:leader="dot" w:pos="9350"/>
            </w:tabs>
            <w:rPr>
              <w:del w:id="163" w:author="Dave Cracknell" w:date="2018-06-01T16:06:00Z"/>
              <w:rFonts w:eastAsiaTheme="minorEastAsia"/>
              <w:noProof/>
            </w:rPr>
          </w:pPr>
          <w:del w:id="164" w:author="Dave Cracknell" w:date="2018-06-01T16:06:00Z">
            <w:r w:rsidRPr="00A64937" w:rsidDel="00A64937">
              <w:rPr>
                <w:rStyle w:val="Hyperlink"/>
                <w:noProof/>
                <w:rPrChange w:id="165" w:author="Dave Cracknell" w:date="2018-06-01T16:06:00Z">
                  <w:rPr>
                    <w:rStyle w:val="Hyperlink"/>
                    <w:noProof/>
                  </w:rPr>
                </w:rPrChange>
              </w:rPr>
              <w:delText>1.</w:delText>
            </w:r>
            <w:r w:rsidDel="00A64937">
              <w:rPr>
                <w:rFonts w:eastAsiaTheme="minorEastAsia"/>
                <w:noProof/>
              </w:rPr>
              <w:tab/>
            </w:r>
            <w:r w:rsidRPr="00A64937" w:rsidDel="00A64937">
              <w:rPr>
                <w:rStyle w:val="Hyperlink"/>
                <w:noProof/>
                <w:rPrChange w:id="166" w:author="Dave Cracknell" w:date="2018-06-01T16:06:00Z">
                  <w:rPr>
                    <w:rStyle w:val="Hyperlink"/>
                    <w:noProof/>
                  </w:rPr>
                </w:rPrChange>
              </w:rPr>
              <w:delText>Overview</w:delText>
            </w:r>
            <w:r w:rsidDel="00A64937">
              <w:rPr>
                <w:noProof/>
                <w:webHidden/>
              </w:rPr>
              <w:tab/>
              <w:delText>3</w:delText>
            </w:r>
          </w:del>
        </w:p>
        <w:p w:rsidR="009267DD" w:rsidDel="00A64937" w:rsidRDefault="009267DD">
          <w:pPr>
            <w:pStyle w:val="TOC1"/>
            <w:tabs>
              <w:tab w:val="left" w:pos="440"/>
              <w:tab w:val="right" w:leader="dot" w:pos="9350"/>
            </w:tabs>
            <w:rPr>
              <w:del w:id="167" w:author="Dave Cracknell" w:date="2018-06-01T16:06:00Z"/>
              <w:rFonts w:eastAsiaTheme="minorEastAsia"/>
              <w:noProof/>
            </w:rPr>
          </w:pPr>
          <w:del w:id="168" w:author="Dave Cracknell" w:date="2018-06-01T16:06:00Z">
            <w:r w:rsidRPr="00A64937" w:rsidDel="00A64937">
              <w:rPr>
                <w:rStyle w:val="Hyperlink"/>
                <w:noProof/>
                <w:rPrChange w:id="169" w:author="Dave Cracknell" w:date="2018-06-01T16:06:00Z">
                  <w:rPr>
                    <w:rStyle w:val="Hyperlink"/>
                    <w:noProof/>
                  </w:rPr>
                </w:rPrChange>
              </w:rPr>
              <w:delText>2.</w:delText>
            </w:r>
            <w:r w:rsidDel="00A64937">
              <w:rPr>
                <w:rFonts w:eastAsiaTheme="minorEastAsia"/>
                <w:noProof/>
              </w:rPr>
              <w:tab/>
            </w:r>
            <w:r w:rsidRPr="00A64937" w:rsidDel="00A64937">
              <w:rPr>
                <w:rStyle w:val="Hyperlink"/>
                <w:noProof/>
                <w:rPrChange w:id="170" w:author="Dave Cracknell" w:date="2018-06-01T16:06:00Z">
                  <w:rPr>
                    <w:rStyle w:val="Hyperlink"/>
                    <w:noProof/>
                  </w:rPr>
                </w:rPrChange>
              </w:rPr>
              <w:delText>Document History</w:delText>
            </w:r>
            <w:r w:rsidDel="00A64937">
              <w:rPr>
                <w:noProof/>
                <w:webHidden/>
              </w:rPr>
              <w:tab/>
              <w:delText>3</w:delText>
            </w:r>
          </w:del>
        </w:p>
        <w:p w:rsidR="009267DD" w:rsidDel="00A64937" w:rsidRDefault="009267DD">
          <w:pPr>
            <w:pStyle w:val="TOC1"/>
            <w:tabs>
              <w:tab w:val="left" w:pos="440"/>
              <w:tab w:val="right" w:leader="dot" w:pos="9350"/>
            </w:tabs>
            <w:rPr>
              <w:del w:id="171" w:author="Dave Cracknell" w:date="2018-06-01T16:06:00Z"/>
              <w:rFonts w:eastAsiaTheme="minorEastAsia"/>
              <w:noProof/>
            </w:rPr>
          </w:pPr>
          <w:del w:id="172" w:author="Dave Cracknell" w:date="2018-06-01T16:06:00Z">
            <w:r w:rsidRPr="00A64937" w:rsidDel="00A64937">
              <w:rPr>
                <w:rStyle w:val="Hyperlink"/>
                <w:noProof/>
                <w:rPrChange w:id="173" w:author="Dave Cracknell" w:date="2018-06-01T16:06:00Z">
                  <w:rPr>
                    <w:rStyle w:val="Hyperlink"/>
                    <w:noProof/>
                  </w:rPr>
                </w:rPrChange>
              </w:rPr>
              <w:delText>3.</w:delText>
            </w:r>
            <w:r w:rsidDel="00A64937">
              <w:rPr>
                <w:rFonts w:eastAsiaTheme="minorEastAsia"/>
                <w:noProof/>
              </w:rPr>
              <w:tab/>
            </w:r>
            <w:r w:rsidRPr="00A64937" w:rsidDel="00A64937">
              <w:rPr>
                <w:rStyle w:val="Hyperlink"/>
                <w:noProof/>
                <w:rPrChange w:id="174" w:author="Dave Cracknell" w:date="2018-06-01T16:06:00Z">
                  <w:rPr>
                    <w:rStyle w:val="Hyperlink"/>
                    <w:noProof/>
                  </w:rPr>
                </w:rPrChange>
              </w:rPr>
              <w:delText>Release Approval Process</w:delText>
            </w:r>
            <w:r w:rsidDel="00A64937">
              <w:rPr>
                <w:noProof/>
                <w:webHidden/>
              </w:rPr>
              <w:tab/>
              <w:delText>3</w:delText>
            </w:r>
          </w:del>
        </w:p>
        <w:p w:rsidR="009267DD" w:rsidDel="00A64937" w:rsidRDefault="009267DD">
          <w:pPr>
            <w:pStyle w:val="TOC1"/>
            <w:tabs>
              <w:tab w:val="left" w:pos="440"/>
              <w:tab w:val="right" w:leader="dot" w:pos="9350"/>
            </w:tabs>
            <w:rPr>
              <w:del w:id="175" w:author="Dave Cracknell" w:date="2018-06-01T16:06:00Z"/>
              <w:rFonts w:eastAsiaTheme="minorEastAsia"/>
              <w:noProof/>
            </w:rPr>
          </w:pPr>
          <w:del w:id="176" w:author="Dave Cracknell" w:date="2018-06-01T16:06:00Z">
            <w:r w:rsidRPr="00A64937" w:rsidDel="00A64937">
              <w:rPr>
                <w:rStyle w:val="Hyperlink"/>
                <w:noProof/>
                <w:rPrChange w:id="177" w:author="Dave Cracknell" w:date="2018-06-01T16:06:00Z">
                  <w:rPr>
                    <w:rStyle w:val="Hyperlink"/>
                    <w:noProof/>
                  </w:rPr>
                </w:rPrChange>
              </w:rPr>
              <w:delText>4.</w:delText>
            </w:r>
            <w:r w:rsidDel="00A64937">
              <w:rPr>
                <w:rFonts w:eastAsiaTheme="minorEastAsia"/>
                <w:noProof/>
              </w:rPr>
              <w:tab/>
            </w:r>
            <w:r w:rsidRPr="00A64937" w:rsidDel="00A64937">
              <w:rPr>
                <w:rStyle w:val="Hyperlink"/>
                <w:noProof/>
                <w:rPrChange w:id="178" w:author="Dave Cracknell" w:date="2018-06-01T16:06:00Z">
                  <w:rPr>
                    <w:rStyle w:val="Hyperlink"/>
                    <w:noProof/>
                  </w:rPr>
                </w:rPrChange>
              </w:rPr>
              <w:delText>Release Plan</w:delText>
            </w:r>
            <w:r w:rsidDel="00A64937">
              <w:rPr>
                <w:noProof/>
                <w:webHidden/>
              </w:rPr>
              <w:tab/>
              <w:delText>3</w:delText>
            </w:r>
          </w:del>
        </w:p>
        <w:p w:rsidR="009267DD" w:rsidDel="00A64937" w:rsidRDefault="009267DD">
          <w:pPr>
            <w:pStyle w:val="TOC2"/>
            <w:tabs>
              <w:tab w:val="left" w:pos="880"/>
              <w:tab w:val="right" w:leader="dot" w:pos="9350"/>
            </w:tabs>
            <w:rPr>
              <w:del w:id="179" w:author="Dave Cracknell" w:date="2018-06-01T16:06:00Z"/>
              <w:rFonts w:eastAsiaTheme="minorEastAsia"/>
              <w:noProof/>
            </w:rPr>
          </w:pPr>
          <w:del w:id="180" w:author="Dave Cracknell" w:date="2018-06-01T16:06:00Z">
            <w:r w:rsidRPr="00A64937" w:rsidDel="00A64937">
              <w:rPr>
                <w:rStyle w:val="Hyperlink"/>
                <w:noProof/>
                <w:rPrChange w:id="181" w:author="Dave Cracknell" w:date="2018-06-01T16:06:00Z">
                  <w:rPr>
                    <w:rStyle w:val="Hyperlink"/>
                    <w:noProof/>
                  </w:rPr>
                </w:rPrChange>
              </w:rPr>
              <w:delText>4.1</w:delText>
            </w:r>
            <w:r w:rsidDel="00A64937">
              <w:rPr>
                <w:rFonts w:eastAsiaTheme="minorEastAsia"/>
                <w:noProof/>
              </w:rPr>
              <w:tab/>
            </w:r>
            <w:r w:rsidRPr="00A64937" w:rsidDel="00A64937">
              <w:rPr>
                <w:rStyle w:val="Hyperlink"/>
                <w:noProof/>
                <w:rPrChange w:id="182" w:author="Dave Cracknell" w:date="2018-06-01T16:06:00Z">
                  <w:rPr>
                    <w:rStyle w:val="Hyperlink"/>
                    <w:noProof/>
                  </w:rPr>
                </w:rPrChange>
              </w:rPr>
              <w:delText>Release 3.3.1</w:delText>
            </w:r>
            <w:r w:rsidDel="00A64937">
              <w:rPr>
                <w:noProof/>
                <w:webHidden/>
              </w:rPr>
              <w:tab/>
              <w:delText>4</w:delText>
            </w:r>
          </w:del>
        </w:p>
        <w:p w:rsidR="009267DD" w:rsidDel="00A64937" w:rsidRDefault="009267DD">
          <w:pPr>
            <w:pStyle w:val="TOC3"/>
            <w:tabs>
              <w:tab w:val="left" w:pos="1320"/>
              <w:tab w:val="right" w:leader="dot" w:pos="9350"/>
            </w:tabs>
            <w:rPr>
              <w:del w:id="183" w:author="Dave Cracknell" w:date="2018-06-01T16:06:00Z"/>
              <w:rFonts w:eastAsiaTheme="minorEastAsia"/>
              <w:noProof/>
            </w:rPr>
          </w:pPr>
          <w:del w:id="184" w:author="Dave Cracknell" w:date="2018-06-01T16:06:00Z">
            <w:r w:rsidRPr="00A64937" w:rsidDel="00A64937">
              <w:rPr>
                <w:rStyle w:val="Hyperlink"/>
                <w:noProof/>
                <w:rPrChange w:id="185" w:author="Dave Cracknell" w:date="2018-06-01T16:06:00Z">
                  <w:rPr>
                    <w:rStyle w:val="Hyperlink"/>
                    <w:noProof/>
                  </w:rPr>
                </w:rPrChange>
              </w:rPr>
              <w:delText>4.1.1</w:delText>
            </w:r>
            <w:r w:rsidDel="00A64937">
              <w:rPr>
                <w:rFonts w:eastAsiaTheme="minorEastAsia"/>
                <w:noProof/>
              </w:rPr>
              <w:tab/>
            </w:r>
            <w:r w:rsidRPr="00A64937" w:rsidDel="00A64937">
              <w:rPr>
                <w:rStyle w:val="Hyperlink"/>
                <w:noProof/>
                <w:rPrChange w:id="186" w:author="Dave Cracknell" w:date="2018-06-01T16:06:00Z">
                  <w:rPr>
                    <w:rStyle w:val="Hyperlink"/>
                    <w:noProof/>
                  </w:rPr>
                </w:rPrChange>
              </w:rPr>
              <w:delText>Delimited File Support – Phase 1</w:delText>
            </w:r>
            <w:r w:rsidDel="00A64937">
              <w:rPr>
                <w:noProof/>
                <w:webHidden/>
              </w:rPr>
              <w:tab/>
              <w:delText>4</w:delText>
            </w:r>
          </w:del>
        </w:p>
        <w:p w:rsidR="009267DD" w:rsidDel="00A64937" w:rsidRDefault="009267DD">
          <w:pPr>
            <w:pStyle w:val="TOC4"/>
            <w:tabs>
              <w:tab w:val="left" w:pos="1540"/>
              <w:tab w:val="right" w:leader="dot" w:pos="9350"/>
            </w:tabs>
            <w:rPr>
              <w:del w:id="187" w:author="Dave Cracknell" w:date="2018-06-01T16:06:00Z"/>
              <w:rFonts w:eastAsiaTheme="minorEastAsia"/>
              <w:noProof/>
            </w:rPr>
          </w:pPr>
          <w:del w:id="188" w:author="Dave Cracknell" w:date="2018-06-01T16:06:00Z">
            <w:r w:rsidRPr="00A64937" w:rsidDel="00A64937">
              <w:rPr>
                <w:rStyle w:val="Hyperlink"/>
                <w:noProof/>
                <w:rPrChange w:id="189" w:author="Dave Cracknell" w:date="2018-06-01T16:06:00Z">
                  <w:rPr>
                    <w:rStyle w:val="Hyperlink"/>
                    <w:noProof/>
                  </w:rPr>
                </w:rPrChange>
              </w:rPr>
              <w:delText>4.1.1.1</w:delText>
            </w:r>
            <w:r w:rsidDel="00A64937">
              <w:rPr>
                <w:rFonts w:eastAsiaTheme="minorEastAsia"/>
                <w:noProof/>
              </w:rPr>
              <w:tab/>
            </w:r>
            <w:r w:rsidRPr="00A64937" w:rsidDel="00A64937">
              <w:rPr>
                <w:rStyle w:val="Hyperlink"/>
                <w:noProof/>
                <w:rPrChange w:id="190" w:author="Dave Cracknell" w:date="2018-06-01T16:06:00Z">
                  <w:rPr>
                    <w:rStyle w:val="Hyperlink"/>
                    <w:noProof/>
                  </w:rPr>
                </w:rPrChange>
              </w:rPr>
              <w:delText>Hadoop Connector</w:delText>
            </w:r>
            <w:r w:rsidDel="00A64937">
              <w:rPr>
                <w:noProof/>
                <w:webHidden/>
              </w:rPr>
              <w:tab/>
              <w:delText>4</w:delText>
            </w:r>
          </w:del>
        </w:p>
        <w:p w:rsidR="009267DD" w:rsidDel="00A64937" w:rsidRDefault="009267DD">
          <w:pPr>
            <w:pStyle w:val="TOC4"/>
            <w:tabs>
              <w:tab w:val="left" w:pos="1540"/>
              <w:tab w:val="right" w:leader="dot" w:pos="9350"/>
            </w:tabs>
            <w:rPr>
              <w:del w:id="191" w:author="Dave Cracknell" w:date="2018-06-01T16:06:00Z"/>
              <w:rFonts w:eastAsiaTheme="minorEastAsia"/>
              <w:noProof/>
            </w:rPr>
          </w:pPr>
          <w:del w:id="192" w:author="Dave Cracknell" w:date="2018-06-01T16:06:00Z">
            <w:r w:rsidRPr="00A64937" w:rsidDel="00A64937">
              <w:rPr>
                <w:rStyle w:val="Hyperlink"/>
                <w:noProof/>
                <w:rPrChange w:id="193" w:author="Dave Cracknell" w:date="2018-06-01T16:06:00Z">
                  <w:rPr>
                    <w:rStyle w:val="Hyperlink"/>
                    <w:noProof/>
                  </w:rPr>
                </w:rPrChange>
              </w:rPr>
              <w:delText>4.1.1.2</w:delText>
            </w:r>
            <w:r w:rsidDel="00A64937">
              <w:rPr>
                <w:rFonts w:eastAsiaTheme="minorEastAsia"/>
                <w:noProof/>
              </w:rPr>
              <w:tab/>
            </w:r>
            <w:r w:rsidRPr="00A64937" w:rsidDel="00A64937">
              <w:rPr>
                <w:rStyle w:val="Hyperlink"/>
                <w:noProof/>
                <w:rPrChange w:id="194" w:author="Dave Cracknell" w:date="2018-06-01T16:06:00Z">
                  <w:rPr>
                    <w:rStyle w:val="Hyperlink"/>
                    <w:noProof/>
                  </w:rPr>
                </w:rPrChange>
              </w:rPr>
              <w:delText>RapidsSE</w:delText>
            </w:r>
            <w:r w:rsidDel="00A64937">
              <w:rPr>
                <w:noProof/>
                <w:webHidden/>
              </w:rPr>
              <w:tab/>
              <w:delText>4</w:delText>
            </w:r>
          </w:del>
        </w:p>
        <w:p w:rsidR="009267DD" w:rsidDel="00A64937" w:rsidRDefault="009267DD">
          <w:pPr>
            <w:pStyle w:val="TOC3"/>
            <w:tabs>
              <w:tab w:val="left" w:pos="1320"/>
              <w:tab w:val="right" w:leader="dot" w:pos="9350"/>
            </w:tabs>
            <w:rPr>
              <w:del w:id="195" w:author="Dave Cracknell" w:date="2018-06-01T16:06:00Z"/>
              <w:rFonts w:eastAsiaTheme="minorEastAsia"/>
              <w:noProof/>
            </w:rPr>
          </w:pPr>
          <w:del w:id="196" w:author="Dave Cracknell" w:date="2018-06-01T16:06:00Z">
            <w:r w:rsidRPr="00A64937" w:rsidDel="00A64937">
              <w:rPr>
                <w:rStyle w:val="Hyperlink"/>
                <w:noProof/>
                <w:rPrChange w:id="197" w:author="Dave Cracknell" w:date="2018-06-01T16:06:00Z">
                  <w:rPr>
                    <w:rStyle w:val="Hyperlink"/>
                    <w:noProof/>
                  </w:rPr>
                </w:rPrChange>
              </w:rPr>
              <w:delText>4.1.2</w:delText>
            </w:r>
            <w:r w:rsidDel="00A64937">
              <w:rPr>
                <w:rFonts w:eastAsiaTheme="minorEastAsia"/>
                <w:noProof/>
              </w:rPr>
              <w:tab/>
            </w:r>
            <w:r w:rsidRPr="00A64937" w:rsidDel="00A64937">
              <w:rPr>
                <w:rStyle w:val="Hyperlink"/>
                <w:noProof/>
                <w:rPrChange w:id="198" w:author="Dave Cracknell" w:date="2018-06-01T16:06:00Z">
                  <w:rPr>
                    <w:rStyle w:val="Hyperlink"/>
                    <w:noProof/>
                  </w:rPr>
                </w:rPrChange>
              </w:rPr>
              <w:delText>Hadoop csv Connector: Hive-style partitioning</w:delText>
            </w:r>
            <w:r w:rsidDel="00A64937">
              <w:rPr>
                <w:noProof/>
                <w:webHidden/>
              </w:rPr>
              <w:tab/>
              <w:delText>5</w:delText>
            </w:r>
          </w:del>
        </w:p>
        <w:p w:rsidR="009267DD" w:rsidDel="00A64937" w:rsidRDefault="009267DD">
          <w:pPr>
            <w:pStyle w:val="TOC2"/>
            <w:tabs>
              <w:tab w:val="left" w:pos="880"/>
              <w:tab w:val="right" w:leader="dot" w:pos="9350"/>
            </w:tabs>
            <w:rPr>
              <w:del w:id="199" w:author="Dave Cracknell" w:date="2018-06-01T16:06:00Z"/>
              <w:rFonts w:eastAsiaTheme="minorEastAsia"/>
              <w:noProof/>
            </w:rPr>
          </w:pPr>
          <w:del w:id="200" w:author="Dave Cracknell" w:date="2018-06-01T16:06:00Z">
            <w:r w:rsidRPr="00A64937" w:rsidDel="00A64937">
              <w:rPr>
                <w:rStyle w:val="Hyperlink"/>
                <w:noProof/>
                <w:rPrChange w:id="201" w:author="Dave Cracknell" w:date="2018-06-01T16:06:00Z">
                  <w:rPr>
                    <w:rStyle w:val="Hyperlink"/>
                    <w:noProof/>
                  </w:rPr>
                </w:rPrChange>
              </w:rPr>
              <w:delText>4.2</w:delText>
            </w:r>
            <w:r w:rsidDel="00A64937">
              <w:rPr>
                <w:rFonts w:eastAsiaTheme="minorEastAsia"/>
                <w:noProof/>
              </w:rPr>
              <w:tab/>
            </w:r>
            <w:r w:rsidRPr="00A64937" w:rsidDel="00A64937">
              <w:rPr>
                <w:rStyle w:val="Hyperlink"/>
                <w:noProof/>
                <w:rPrChange w:id="202" w:author="Dave Cracknell" w:date="2018-06-01T16:06:00Z">
                  <w:rPr>
                    <w:rStyle w:val="Hyperlink"/>
                    <w:noProof/>
                  </w:rPr>
                </w:rPrChange>
              </w:rPr>
              <w:delText>Release 3.4</w:delText>
            </w:r>
            <w:r w:rsidDel="00A64937">
              <w:rPr>
                <w:noProof/>
                <w:webHidden/>
              </w:rPr>
              <w:tab/>
              <w:delText>6</w:delText>
            </w:r>
          </w:del>
        </w:p>
        <w:p w:rsidR="009267DD" w:rsidDel="00A64937" w:rsidRDefault="009267DD">
          <w:pPr>
            <w:pStyle w:val="TOC3"/>
            <w:tabs>
              <w:tab w:val="left" w:pos="1320"/>
              <w:tab w:val="right" w:leader="dot" w:pos="9350"/>
            </w:tabs>
            <w:rPr>
              <w:del w:id="203" w:author="Dave Cracknell" w:date="2018-06-01T16:06:00Z"/>
              <w:rFonts w:eastAsiaTheme="minorEastAsia"/>
              <w:noProof/>
            </w:rPr>
          </w:pPr>
          <w:del w:id="204" w:author="Dave Cracknell" w:date="2018-06-01T16:06:00Z">
            <w:r w:rsidRPr="00A64937" w:rsidDel="00A64937">
              <w:rPr>
                <w:rStyle w:val="Hyperlink"/>
                <w:noProof/>
                <w:rPrChange w:id="205" w:author="Dave Cracknell" w:date="2018-06-01T16:06:00Z">
                  <w:rPr>
                    <w:rStyle w:val="Hyperlink"/>
                    <w:noProof/>
                  </w:rPr>
                </w:rPrChange>
              </w:rPr>
              <w:delText>4.2.1</w:delText>
            </w:r>
            <w:r w:rsidDel="00A64937">
              <w:rPr>
                <w:rFonts w:eastAsiaTheme="minorEastAsia"/>
                <w:noProof/>
              </w:rPr>
              <w:tab/>
            </w:r>
            <w:r w:rsidRPr="00A64937" w:rsidDel="00A64937">
              <w:rPr>
                <w:rStyle w:val="Hyperlink"/>
                <w:noProof/>
                <w:rPrChange w:id="206" w:author="Dave Cracknell" w:date="2018-06-01T16:06:00Z">
                  <w:rPr>
                    <w:rStyle w:val="Hyperlink"/>
                    <w:noProof/>
                  </w:rPr>
                </w:rPrChange>
              </w:rPr>
              <w:delText>Delimited File Support Phase 2</w:delText>
            </w:r>
            <w:r w:rsidDel="00A64937">
              <w:rPr>
                <w:noProof/>
                <w:webHidden/>
              </w:rPr>
              <w:tab/>
              <w:delText>6</w:delText>
            </w:r>
          </w:del>
        </w:p>
        <w:p w:rsidR="009267DD" w:rsidDel="00A64937" w:rsidRDefault="009267DD">
          <w:pPr>
            <w:pStyle w:val="TOC3"/>
            <w:tabs>
              <w:tab w:val="left" w:pos="1320"/>
              <w:tab w:val="right" w:leader="dot" w:pos="9350"/>
            </w:tabs>
            <w:rPr>
              <w:del w:id="207" w:author="Dave Cracknell" w:date="2018-06-01T16:06:00Z"/>
              <w:rFonts w:eastAsiaTheme="minorEastAsia"/>
              <w:noProof/>
            </w:rPr>
          </w:pPr>
          <w:del w:id="208" w:author="Dave Cracknell" w:date="2018-06-01T16:06:00Z">
            <w:r w:rsidRPr="00A64937" w:rsidDel="00A64937">
              <w:rPr>
                <w:rStyle w:val="Hyperlink"/>
                <w:noProof/>
                <w:rPrChange w:id="209" w:author="Dave Cracknell" w:date="2018-06-01T16:06:00Z">
                  <w:rPr>
                    <w:rStyle w:val="Hyperlink"/>
                    <w:noProof/>
                  </w:rPr>
                </w:rPrChange>
              </w:rPr>
              <w:delText>4.2.2</w:delText>
            </w:r>
            <w:r w:rsidDel="00A64937">
              <w:rPr>
                <w:rFonts w:eastAsiaTheme="minorEastAsia"/>
                <w:noProof/>
              </w:rPr>
              <w:tab/>
            </w:r>
            <w:r w:rsidRPr="00A64937" w:rsidDel="00A64937">
              <w:rPr>
                <w:rStyle w:val="Hyperlink"/>
                <w:noProof/>
                <w:rPrChange w:id="210" w:author="Dave Cracknell" w:date="2018-06-01T16:06:00Z">
                  <w:rPr>
                    <w:rStyle w:val="Hyperlink"/>
                    <w:noProof/>
                  </w:rPr>
                </w:rPrChange>
              </w:rPr>
              <w:delText>Connectors: SCHEMA_METADATA</w:delText>
            </w:r>
            <w:r w:rsidDel="00A64937">
              <w:rPr>
                <w:noProof/>
                <w:webHidden/>
              </w:rPr>
              <w:tab/>
              <w:delText>6</w:delText>
            </w:r>
          </w:del>
        </w:p>
        <w:p w:rsidR="009267DD" w:rsidDel="00A64937" w:rsidRDefault="009267DD">
          <w:pPr>
            <w:pStyle w:val="TOC3"/>
            <w:tabs>
              <w:tab w:val="left" w:pos="1320"/>
              <w:tab w:val="right" w:leader="dot" w:pos="9350"/>
            </w:tabs>
            <w:rPr>
              <w:del w:id="211" w:author="Dave Cracknell" w:date="2018-06-01T16:06:00Z"/>
              <w:rFonts w:eastAsiaTheme="minorEastAsia"/>
              <w:noProof/>
            </w:rPr>
          </w:pPr>
          <w:del w:id="212" w:author="Dave Cracknell" w:date="2018-06-01T16:06:00Z">
            <w:r w:rsidRPr="00A64937" w:rsidDel="00A64937">
              <w:rPr>
                <w:rStyle w:val="Hyperlink"/>
                <w:noProof/>
                <w:rPrChange w:id="213" w:author="Dave Cracknell" w:date="2018-06-01T16:06:00Z">
                  <w:rPr>
                    <w:rStyle w:val="Hyperlink"/>
                    <w:noProof/>
                  </w:rPr>
                </w:rPrChange>
              </w:rPr>
              <w:delText>4.2.3</w:delText>
            </w:r>
            <w:r w:rsidDel="00A64937">
              <w:rPr>
                <w:rFonts w:eastAsiaTheme="minorEastAsia"/>
                <w:noProof/>
              </w:rPr>
              <w:tab/>
            </w:r>
            <w:r w:rsidRPr="00A64937" w:rsidDel="00A64937">
              <w:rPr>
                <w:rStyle w:val="Hyperlink"/>
                <w:noProof/>
                <w:rPrChange w:id="214" w:author="Dave Cracknell" w:date="2018-06-01T16:06:00Z">
                  <w:rPr>
                    <w:rStyle w:val="Hyperlink"/>
                    <w:noProof/>
                  </w:rPr>
                </w:rPrChange>
              </w:rPr>
              <w:delText>REFRESH CONNECTOR</w:delText>
            </w:r>
            <w:r w:rsidDel="00A64937">
              <w:rPr>
                <w:noProof/>
                <w:webHidden/>
              </w:rPr>
              <w:tab/>
              <w:delText>6</w:delText>
            </w:r>
          </w:del>
        </w:p>
        <w:p w:rsidR="009267DD" w:rsidDel="00A64937" w:rsidRDefault="009267DD">
          <w:pPr>
            <w:pStyle w:val="TOC3"/>
            <w:tabs>
              <w:tab w:val="left" w:pos="1320"/>
              <w:tab w:val="right" w:leader="dot" w:pos="9350"/>
            </w:tabs>
            <w:rPr>
              <w:del w:id="215" w:author="Dave Cracknell" w:date="2018-06-01T16:06:00Z"/>
              <w:rFonts w:eastAsiaTheme="minorEastAsia"/>
              <w:noProof/>
            </w:rPr>
          </w:pPr>
          <w:del w:id="216" w:author="Dave Cracknell" w:date="2018-06-01T16:06:00Z">
            <w:r w:rsidRPr="00A64937" w:rsidDel="00A64937">
              <w:rPr>
                <w:rStyle w:val="Hyperlink"/>
                <w:noProof/>
                <w:rPrChange w:id="217" w:author="Dave Cracknell" w:date="2018-06-01T16:06:00Z">
                  <w:rPr>
                    <w:rStyle w:val="Hyperlink"/>
                    <w:noProof/>
                  </w:rPr>
                </w:rPrChange>
              </w:rPr>
              <w:delText>4.2.4</w:delText>
            </w:r>
            <w:r w:rsidDel="00A64937">
              <w:rPr>
                <w:rFonts w:eastAsiaTheme="minorEastAsia"/>
                <w:noProof/>
              </w:rPr>
              <w:tab/>
            </w:r>
            <w:r w:rsidRPr="00A64937" w:rsidDel="00A64937">
              <w:rPr>
                <w:rStyle w:val="Hyperlink"/>
                <w:noProof/>
                <w:rPrChange w:id="218" w:author="Dave Cracknell" w:date="2018-06-01T16:06:00Z">
                  <w:rPr>
                    <w:rStyle w:val="Hyperlink"/>
                    <w:noProof/>
                  </w:rPr>
                </w:rPrChange>
              </w:rPr>
              <w:delText>CREATE AS SELECT</w:delText>
            </w:r>
            <w:r w:rsidDel="00A64937">
              <w:rPr>
                <w:noProof/>
                <w:webHidden/>
              </w:rPr>
              <w:tab/>
              <w:delText>6</w:delText>
            </w:r>
          </w:del>
        </w:p>
        <w:p w:rsidR="009267DD" w:rsidDel="00A64937" w:rsidRDefault="009267DD">
          <w:pPr>
            <w:pStyle w:val="TOC3"/>
            <w:tabs>
              <w:tab w:val="left" w:pos="1320"/>
              <w:tab w:val="right" w:leader="dot" w:pos="9350"/>
            </w:tabs>
            <w:rPr>
              <w:del w:id="219" w:author="Dave Cracknell" w:date="2018-06-01T16:06:00Z"/>
              <w:rFonts w:eastAsiaTheme="minorEastAsia"/>
              <w:noProof/>
            </w:rPr>
          </w:pPr>
          <w:del w:id="220" w:author="Dave Cracknell" w:date="2018-06-01T16:06:00Z">
            <w:r w:rsidRPr="00A64937" w:rsidDel="00A64937">
              <w:rPr>
                <w:rStyle w:val="Hyperlink"/>
                <w:noProof/>
                <w:rPrChange w:id="221" w:author="Dave Cracknell" w:date="2018-06-01T16:06:00Z">
                  <w:rPr>
                    <w:rStyle w:val="Hyperlink"/>
                    <w:noProof/>
                  </w:rPr>
                </w:rPrChange>
              </w:rPr>
              <w:delText>4.2.5</w:delText>
            </w:r>
            <w:r w:rsidDel="00A64937">
              <w:rPr>
                <w:rFonts w:eastAsiaTheme="minorEastAsia"/>
                <w:noProof/>
              </w:rPr>
              <w:tab/>
            </w:r>
            <w:r w:rsidRPr="00A64937" w:rsidDel="00A64937">
              <w:rPr>
                <w:rStyle w:val="Hyperlink"/>
                <w:noProof/>
                <w:rPrChange w:id="222" w:author="Dave Cracknell" w:date="2018-06-01T16:06:00Z">
                  <w:rPr>
                    <w:rStyle w:val="Hyperlink"/>
                    <w:noProof/>
                  </w:rPr>
                </w:rPrChange>
              </w:rPr>
              <w:delText>Support for Prepared Statements</w:delText>
            </w:r>
            <w:r w:rsidDel="00A64937">
              <w:rPr>
                <w:noProof/>
                <w:webHidden/>
              </w:rPr>
              <w:tab/>
              <w:delText>6</w:delText>
            </w:r>
          </w:del>
        </w:p>
        <w:p w:rsidR="009267DD" w:rsidDel="00A64937" w:rsidRDefault="009267DD">
          <w:pPr>
            <w:pStyle w:val="TOC3"/>
            <w:tabs>
              <w:tab w:val="left" w:pos="1320"/>
              <w:tab w:val="right" w:leader="dot" w:pos="9350"/>
            </w:tabs>
            <w:rPr>
              <w:del w:id="223" w:author="Dave Cracknell" w:date="2018-06-01T16:06:00Z"/>
              <w:rFonts w:eastAsiaTheme="minorEastAsia"/>
              <w:noProof/>
            </w:rPr>
          </w:pPr>
          <w:del w:id="224" w:author="Dave Cracknell" w:date="2018-06-01T16:06:00Z">
            <w:r w:rsidRPr="00A64937" w:rsidDel="00A64937">
              <w:rPr>
                <w:rStyle w:val="Hyperlink"/>
                <w:noProof/>
                <w:rPrChange w:id="225" w:author="Dave Cracknell" w:date="2018-06-01T16:06:00Z">
                  <w:rPr>
                    <w:rStyle w:val="Hyperlink"/>
                    <w:noProof/>
                  </w:rPr>
                </w:rPrChange>
              </w:rPr>
              <w:delText>4.2.6</w:delText>
            </w:r>
            <w:r w:rsidDel="00A64937">
              <w:rPr>
                <w:rFonts w:eastAsiaTheme="minorEastAsia"/>
                <w:noProof/>
              </w:rPr>
              <w:tab/>
            </w:r>
            <w:r w:rsidRPr="00A64937" w:rsidDel="00A64937">
              <w:rPr>
                <w:rStyle w:val="Hyperlink"/>
                <w:noProof/>
                <w:rPrChange w:id="226" w:author="Dave Cracknell" w:date="2018-06-01T16:06:00Z">
                  <w:rPr>
                    <w:rStyle w:val="Hyperlink"/>
                    <w:noProof/>
                  </w:rPr>
                </w:rPrChange>
              </w:rPr>
              <w:delText>Rapids-shell v2</w:delText>
            </w:r>
            <w:r w:rsidDel="00A64937">
              <w:rPr>
                <w:noProof/>
                <w:webHidden/>
              </w:rPr>
              <w:tab/>
              <w:delText>6</w:delText>
            </w:r>
          </w:del>
        </w:p>
        <w:p w:rsidR="009267DD" w:rsidDel="00A64937" w:rsidRDefault="009267DD">
          <w:pPr>
            <w:pStyle w:val="TOC3"/>
            <w:tabs>
              <w:tab w:val="left" w:pos="1320"/>
              <w:tab w:val="right" w:leader="dot" w:pos="9350"/>
            </w:tabs>
            <w:rPr>
              <w:del w:id="227" w:author="Dave Cracknell" w:date="2018-06-01T16:06:00Z"/>
              <w:rFonts w:eastAsiaTheme="minorEastAsia"/>
              <w:noProof/>
            </w:rPr>
          </w:pPr>
          <w:del w:id="228" w:author="Dave Cracknell" w:date="2018-06-01T16:06:00Z">
            <w:r w:rsidRPr="00A64937" w:rsidDel="00A64937">
              <w:rPr>
                <w:rStyle w:val="Hyperlink"/>
                <w:noProof/>
                <w:rPrChange w:id="229" w:author="Dave Cracknell" w:date="2018-06-01T16:06:00Z">
                  <w:rPr>
                    <w:rStyle w:val="Hyperlink"/>
                    <w:noProof/>
                  </w:rPr>
                </w:rPrChange>
              </w:rPr>
              <w:delText>4.2.7</w:delText>
            </w:r>
            <w:r w:rsidDel="00A64937">
              <w:rPr>
                <w:rFonts w:eastAsiaTheme="minorEastAsia"/>
                <w:noProof/>
              </w:rPr>
              <w:tab/>
            </w:r>
            <w:r w:rsidRPr="00A64937" w:rsidDel="00A64937">
              <w:rPr>
                <w:rStyle w:val="Hyperlink"/>
                <w:noProof/>
                <w:rPrChange w:id="230" w:author="Dave Cracknell" w:date="2018-06-01T16:06:00Z">
                  <w:rPr>
                    <w:rStyle w:val="Hyperlink"/>
                    <w:noProof/>
                  </w:rPr>
                </w:rPrChange>
              </w:rPr>
              <w:delText>SE: TPC-H SF10000 Feasibility Study</w:delText>
            </w:r>
            <w:r w:rsidDel="00A64937">
              <w:rPr>
                <w:noProof/>
                <w:webHidden/>
              </w:rPr>
              <w:tab/>
              <w:delText>6</w:delText>
            </w:r>
          </w:del>
        </w:p>
        <w:p w:rsidR="009267DD" w:rsidDel="00A64937" w:rsidRDefault="009267DD">
          <w:pPr>
            <w:pStyle w:val="TOC2"/>
            <w:tabs>
              <w:tab w:val="left" w:pos="880"/>
              <w:tab w:val="right" w:leader="dot" w:pos="9350"/>
            </w:tabs>
            <w:rPr>
              <w:del w:id="231" w:author="Dave Cracknell" w:date="2018-06-01T16:06:00Z"/>
              <w:rFonts w:eastAsiaTheme="minorEastAsia"/>
              <w:noProof/>
            </w:rPr>
          </w:pPr>
          <w:del w:id="232" w:author="Dave Cracknell" w:date="2018-06-01T16:06:00Z">
            <w:r w:rsidRPr="00A64937" w:rsidDel="00A64937">
              <w:rPr>
                <w:rStyle w:val="Hyperlink"/>
                <w:noProof/>
                <w:rPrChange w:id="233" w:author="Dave Cracknell" w:date="2018-06-01T16:06:00Z">
                  <w:rPr>
                    <w:rStyle w:val="Hyperlink"/>
                    <w:noProof/>
                  </w:rPr>
                </w:rPrChange>
              </w:rPr>
              <w:delText>4.3</w:delText>
            </w:r>
            <w:r w:rsidDel="00A64937">
              <w:rPr>
                <w:rFonts w:eastAsiaTheme="minorEastAsia"/>
                <w:noProof/>
              </w:rPr>
              <w:tab/>
            </w:r>
            <w:r w:rsidRPr="00A64937" w:rsidDel="00A64937">
              <w:rPr>
                <w:rStyle w:val="Hyperlink"/>
                <w:noProof/>
                <w:rPrChange w:id="234" w:author="Dave Cracknell" w:date="2018-06-01T16:06:00Z">
                  <w:rPr>
                    <w:rStyle w:val="Hyperlink"/>
                    <w:noProof/>
                  </w:rPr>
                </w:rPrChange>
              </w:rPr>
              <w:delText>Release 3.4.1</w:delText>
            </w:r>
            <w:r w:rsidDel="00A64937">
              <w:rPr>
                <w:noProof/>
                <w:webHidden/>
              </w:rPr>
              <w:tab/>
              <w:delText>6</w:delText>
            </w:r>
          </w:del>
        </w:p>
        <w:p w:rsidR="009267DD" w:rsidDel="00A64937" w:rsidRDefault="009267DD">
          <w:pPr>
            <w:pStyle w:val="TOC3"/>
            <w:tabs>
              <w:tab w:val="left" w:pos="1320"/>
              <w:tab w:val="right" w:leader="dot" w:pos="9350"/>
            </w:tabs>
            <w:rPr>
              <w:del w:id="235" w:author="Dave Cracknell" w:date="2018-06-01T16:06:00Z"/>
              <w:rFonts w:eastAsiaTheme="minorEastAsia"/>
              <w:noProof/>
            </w:rPr>
          </w:pPr>
          <w:del w:id="236" w:author="Dave Cracknell" w:date="2018-06-01T16:06:00Z">
            <w:r w:rsidRPr="00A64937" w:rsidDel="00A64937">
              <w:rPr>
                <w:rStyle w:val="Hyperlink"/>
                <w:noProof/>
                <w:rPrChange w:id="237" w:author="Dave Cracknell" w:date="2018-06-01T16:06:00Z">
                  <w:rPr>
                    <w:rStyle w:val="Hyperlink"/>
                    <w:noProof/>
                  </w:rPr>
                </w:rPrChange>
              </w:rPr>
              <w:delText>4.3.1</w:delText>
            </w:r>
            <w:r w:rsidDel="00A64937">
              <w:rPr>
                <w:rFonts w:eastAsiaTheme="minorEastAsia"/>
                <w:noProof/>
              </w:rPr>
              <w:tab/>
            </w:r>
            <w:r w:rsidRPr="00A64937" w:rsidDel="00A64937">
              <w:rPr>
                <w:rStyle w:val="Hyperlink"/>
                <w:noProof/>
                <w:rPrChange w:id="238" w:author="Dave Cracknell" w:date="2018-06-01T16:06:00Z">
                  <w:rPr>
                    <w:rStyle w:val="Hyperlink"/>
                    <w:noProof/>
                  </w:rPr>
                </w:rPrChange>
              </w:rPr>
              <w:delText>Hadoop Connector – Support for string function predicates</w:delText>
            </w:r>
            <w:r w:rsidDel="00A64937">
              <w:rPr>
                <w:noProof/>
                <w:webHidden/>
              </w:rPr>
              <w:tab/>
              <w:delText>7</w:delText>
            </w:r>
          </w:del>
        </w:p>
        <w:p w:rsidR="009267DD" w:rsidDel="00A64937" w:rsidRDefault="009267DD">
          <w:pPr>
            <w:pStyle w:val="TOC3"/>
            <w:tabs>
              <w:tab w:val="left" w:pos="1320"/>
              <w:tab w:val="right" w:leader="dot" w:pos="9350"/>
            </w:tabs>
            <w:rPr>
              <w:del w:id="239" w:author="Dave Cracknell" w:date="2018-06-01T16:06:00Z"/>
              <w:rFonts w:eastAsiaTheme="minorEastAsia"/>
              <w:noProof/>
            </w:rPr>
          </w:pPr>
          <w:del w:id="240" w:author="Dave Cracknell" w:date="2018-06-01T16:06:00Z">
            <w:r w:rsidRPr="00A64937" w:rsidDel="00A64937">
              <w:rPr>
                <w:rStyle w:val="Hyperlink"/>
                <w:noProof/>
                <w:rPrChange w:id="241" w:author="Dave Cracknell" w:date="2018-06-01T16:06:00Z">
                  <w:rPr>
                    <w:rStyle w:val="Hyperlink"/>
                    <w:noProof/>
                  </w:rPr>
                </w:rPrChange>
              </w:rPr>
              <w:delText>4.3.2</w:delText>
            </w:r>
            <w:r w:rsidDel="00A64937">
              <w:rPr>
                <w:rFonts w:eastAsiaTheme="minorEastAsia"/>
                <w:noProof/>
              </w:rPr>
              <w:tab/>
            </w:r>
            <w:r w:rsidRPr="00A64937" w:rsidDel="00A64937">
              <w:rPr>
                <w:rStyle w:val="Hyperlink"/>
                <w:noProof/>
                <w:rPrChange w:id="242" w:author="Dave Cracknell" w:date="2018-06-01T16:06:00Z">
                  <w:rPr>
                    <w:rStyle w:val="Hyperlink"/>
                    <w:noProof/>
                  </w:rPr>
                </w:rPrChange>
              </w:rPr>
              <w:delText>Hadoop Connector – WRITE Interface</w:delText>
            </w:r>
            <w:r w:rsidDel="00A64937">
              <w:rPr>
                <w:noProof/>
                <w:webHidden/>
              </w:rPr>
              <w:tab/>
              <w:delText>7</w:delText>
            </w:r>
          </w:del>
        </w:p>
        <w:p w:rsidR="009267DD" w:rsidDel="00A64937" w:rsidRDefault="009267DD">
          <w:pPr>
            <w:pStyle w:val="TOC4"/>
            <w:tabs>
              <w:tab w:val="left" w:pos="1540"/>
              <w:tab w:val="right" w:leader="dot" w:pos="9350"/>
            </w:tabs>
            <w:rPr>
              <w:del w:id="243" w:author="Dave Cracknell" w:date="2018-06-01T16:06:00Z"/>
              <w:rFonts w:eastAsiaTheme="minorEastAsia"/>
              <w:noProof/>
            </w:rPr>
          </w:pPr>
          <w:del w:id="244" w:author="Dave Cracknell" w:date="2018-06-01T16:06:00Z">
            <w:r w:rsidRPr="00A64937" w:rsidDel="00A64937">
              <w:rPr>
                <w:rStyle w:val="Hyperlink"/>
                <w:noProof/>
                <w:rPrChange w:id="245" w:author="Dave Cracknell" w:date="2018-06-01T16:06:00Z">
                  <w:rPr>
                    <w:rStyle w:val="Hyperlink"/>
                    <w:noProof/>
                  </w:rPr>
                </w:rPrChange>
              </w:rPr>
              <w:delText>4.3.2.1</w:delText>
            </w:r>
            <w:r w:rsidDel="00A64937">
              <w:rPr>
                <w:rFonts w:eastAsiaTheme="minorEastAsia"/>
                <w:noProof/>
              </w:rPr>
              <w:tab/>
            </w:r>
            <w:r w:rsidRPr="00A64937" w:rsidDel="00A64937">
              <w:rPr>
                <w:rStyle w:val="Hyperlink"/>
                <w:noProof/>
                <w:rPrChange w:id="246" w:author="Dave Cracknell" w:date="2018-06-01T16:06:00Z">
                  <w:rPr>
                    <w:rStyle w:val="Hyperlink"/>
                    <w:noProof/>
                  </w:rPr>
                </w:rPrChange>
              </w:rPr>
              <w:delText>INSERT Support</w:delText>
            </w:r>
            <w:r w:rsidDel="00A64937">
              <w:rPr>
                <w:noProof/>
                <w:webHidden/>
              </w:rPr>
              <w:tab/>
              <w:delText>7</w:delText>
            </w:r>
          </w:del>
        </w:p>
        <w:p w:rsidR="009267DD" w:rsidDel="00A64937" w:rsidRDefault="009267DD">
          <w:pPr>
            <w:pStyle w:val="TOC4"/>
            <w:tabs>
              <w:tab w:val="left" w:pos="1540"/>
              <w:tab w:val="right" w:leader="dot" w:pos="9350"/>
            </w:tabs>
            <w:rPr>
              <w:del w:id="247" w:author="Dave Cracknell" w:date="2018-06-01T16:06:00Z"/>
              <w:rFonts w:eastAsiaTheme="minorEastAsia"/>
              <w:noProof/>
            </w:rPr>
          </w:pPr>
          <w:del w:id="248" w:author="Dave Cracknell" w:date="2018-06-01T16:06:00Z">
            <w:r w:rsidRPr="00A64937" w:rsidDel="00A64937">
              <w:rPr>
                <w:rStyle w:val="Hyperlink"/>
                <w:noProof/>
                <w:rPrChange w:id="249" w:author="Dave Cracknell" w:date="2018-06-01T16:06:00Z">
                  <w:rPr>
                    <w:rStyle w:val="Hyperlink"/>
                    <w:noProof/>
                  </w:rPr>
                </w:rPrChange>
              </w:rPr>
              <w:delText>4.3.2.1</w:delText>
            </w:r>
            <w:r w:rsidDel="00A64937">
              <w:rPr>
                <w:rFonts w:eastAsiaTheme="minorEastAsia"/>
                <w:noProof/>
              </w:rPr>
              <w:tab/>
            </w:r>
            <w:r w:rsidRPr="00A64937" w:rsidDel="00A64937">
              <w:rPr>
                <w:rStyle w:val="Hyperlink"/>
                <w:noProof/>
                <w:rPrChange w:id="250" w:author="Dave Cracknell" w:date="2018-06-01T16:06:00Z">
                  <w:rPr>
                    <w:rStyle w:val="Hyperlink"/>
                    <w:noProof/>
                  </w:rPr>
                </w:rPrChange>
              </w:rPr>
              <w:delText>CREATE and DROP TABLE</w:delText>
            </w:r>
            <w:r w:rsidDel="00A64937">
              <w:rPr>
                <w:noProof/>
                <w:webHidden/>
              </w:rPr>
              <w:tab/>
              <w:delText>7</w:delText>
            </w:r>
          </w:del>
        </w:p>
        <w:p w:rsidR="009267DD" w:rsidDel="00A64937" w:rsidRDefault="009267DD">
          <w:pPr>
            <w:pStyle w:val="TOC2"/>
            <w:tabs>
              <w:tab w:val="left" w:pos="880"/>
              <w:tab w:val="right" w:leader="dot" w:pos="9350"/>
            </w:tabs>
            <w:rPr>
              <w:del w:id="251" w:author="Dave Cracknell" w:date="2018-06-01T16:06:00Z"/>
              <w:rFonts w:eastAsiaTheme="minorEastAsia"/>
              <w:noProof/>
            </w:rPr>
          </w:pPr>
          <w:del w:id="252" w:author="Dave Cracknell" w:date="2018-06-01T16:06:00Z">
            <w:r w:rsidRPr="00A64937" w:rsidDel="00A64937">
              <w:rPr>
                <w:rStyle w:val="Hyperlink"/>
                <w:noProof/>
                <w:rPrChange w:id="253" w:author="Dave Cracknell" w:date="2018-06-01T16:06:00Z">
                  <w:rPr>
                    <w:rStyle w:val="Hyperlink"/>
                    <w:noProof/>
                  </w:rPr>
                </w:rPrChange>
              </w:rPr>
              <w:delText>4.4</w:delText>
            </w:r>
            <w:r w:rsidDel="00A64937">
              <w:rPr>
                <w:rFonts w:eastAsiaTheme="minorEastAsia"/>
                <w:noProof/>
              </w:rPr>
              <w:tab/>
            </w:r>
            <w:r w:rsidRPr="00A64937" w:rsidDel="00A64937">
              <w:rPr>
                <w:rStyle w:val="Hyperlink"/>
                <w:noProof/>
                <w:rPrChange w:id="254" w:author="Dave Cracknell" w:date="2018-06-01T16:06:00Z">
                  <w:rPr>
                    <w:rStyle w:val="Hyperlink"/>
                    <w:noProof/>
                  </w:rPr>
                </w:rPrChange>
              </w:rPr>
              <w:delText>Release 3.5</w:delText>
            </w:r>
            <w:r w:rsidDel="00A64937">
              <w:rPr>
                <w:noProof/>
                <w:webHidden/>
              </w:rPr>
              <w:tab/>
              <w:delText>7</w:delText>
            </w:r>
          </w:del>
        </w:p>
        <w:p w:rsidR="009267DD" w:rsidDel="00A64937" w:rsidRDefault="009267DD">
          <w:pPr>
            <w:pStyle w:val="TOC3"/>
            <w:tabs>
              <w:tab w:val="left" w:pos="1320"/>
              <w:tab w:val="right" w:leader="dot" w:pos="9350"/>
            </w:tabs>
            <w:rPr>
              <w:del w:id="255" w:author="Dave Cracknell" w:date="2018-06-01T16:06:00Z"/>
              <w:rFonts w:eastAsiaTheme="minorEastAsia"/>
              <w:noProof/>
            </w:rPr>
          </w:pPr>
          <w:del w:id="256" w:author="Dave Cracknell" w:date="2018-06-01T16:06:00Z">
            <w:r w:rsidRPr="00A64937" w:rsidDel="00A64937">
              <w:rPr>
                <w:rStyle w:val="Hyperlink"/>
                <w:noProof/>
                <w:rPrChange w:id="257" w:author="Dave Cracknell" w:date="2018-06-01T16:06:00Z">
                  <w:rPr>
                    <w:rStyle w:val="Hyperlink"/>
                    <w:noProof/>
                  </w:rPr>
                </w:rPrChange>
              </w:rPr>
              <w:delText>4.4.1</w:delText>
            </w:r>
            <w:r w:rsidDel="00A64937">
              <w:rPr>
                <w:rFonts w:eastAsiaTheme="minorEastAsia"/>
                <w:noProof/>
              </w:rPr>
              <w:tab/>
            </w:r>
            <w:r w:rsidRPr="00A64937" w:rsidDel="00A64937">
              <w:rPr>
                <w:rStyle w:val="Hyperlink"/>
                <w:noProof/>
                <w:rPrChange w:id="258" w:author="Dave Cracknell" w:date="2018-06-01T16:06:00Z">
                  <w:rPr>
                    <w:rStyle w:val="Hyperlink"/>
                    <w:noProof/>
                  </w:rPr>
                </w:rPrChange>
              </w:rPr>
              <w:delText>Execution Engine Performance Improvements – Phase 1</w:delText>
            </w:r>
            <w:r w:rsidDel="00A64937">
              <w:rPr>
                <w:noProof/>
                <w:webHidden/>
              </w:rPr>
              <w:tab/>
              <w:delText>7</w:delText>
            </w:r>
          </w:del>
        </w:p>
        <w:p w:rsidR="009267DD" w:rsidDel="00A64937" w:rsidRDefault="009267DD">
          <w:pPr>
            <w:pStyle w:val="TOC4"/>
            <w:tabs>
              <w:tab w:val="left" w:pos="1540"/>
              <w:tab w:val="right" w:leader="dot" w:pos="9350"/>
            </w:tabs>
            <w:rPr>
              <w:del w:id="259" w:author="Dave Cracknell" w:date="2018-06-01T16:06:00Z"/>
              <w:rFonts w:eastAsiaTheme="minorEastAsia"/>
              <w:noProof/>
            </w:rPr>
          </w:pPr>
          <w:del w:id="260" w:author="Dave Cracknell" w:date="2018-06-01T16:06:00Z">
            <w:r w:rsidRPr="00A64937" w:rsidDel="00A64937">
              <w:rPr>
                <w:rStyle w:val="Hyperlink"/>
                <w:noProof/>
                <w:rPrChange w:id="261" w:author="Dave Cracknell" w:date="2018-06-01T16:06:00Z">
                  <w:rPr>
                    <w:rStyle w:val="Hyperlink"/>
                    <w:noProof/>
                  </w:rPr>
                </w:rPrChange>
              </w:rPr>
              <w:delText>4.4.1.1</w:delText>
            </w:r>
            <w:r w:rsidDel="00A64937">
              <w:rPr>
                <w:rFonts w:eastAsiaTheme="minorEastAsia"/>
                <w:noProof/>
              </w:rPr>
              <w:tab/>
            </w:r>
            <w:r w:rsidRPr="00A64937" w:rsidDel="00A64937">
              <w:rPr>
                <w:rStyle w:val="Hyperlink"/>
                <w:noProof/>
                <w:rPrChange w:id="262" w:author="Dave Cracknell" w:date="2018-06-01T16:06:00Z">
                  <w:rPr>
                    <w:rStyle w:val="Hyperlink"/>
                    <w:noProof/>
                  </w:rPr>
                </w:rPrChange>
              </w:rPr>
              <w:delText>Hash Map Improvement</w:delText>
            </w:r>
            <w:r w:rsidDel="00A64937">
              <w:rPr>
                <w:noProof/>
                <w:webHidden/>
              </w:rPr>
              <w:tab/>
              <w:delText>7</w:delText>
            </w:r>
          </w:del>
        </w:p>
        <w:p w:rsidR="009267DD" w:rsidDel="00A64937" w:rsidRDefault="009267DD">
          <w:pPr>
            <w:pStyle w:val="TOC4"/>
            <w:tabs>
              <w:tab w:val="left" w:pos="1540"/>
              <w:tab w:val="right" w:leader="dot" w:pos="9350"/>
            </w:tabs>
            <w:rPr>
              <w:del w:id="263" w:author="Dave Cracknell" w:date="2018-06-01T16:06:00Z"/>
              <w:rFonts w:eastAsiaTheme="minorEastAsia"/>
              <w:noProof/>
            </w:rPr>
          </w:pPr>
          <w:del w:id="264" w:author="Dave Cracknell" w:date="2018-06-01T16:06:00Z">
            <w:r w:rsidRPr="00A64937" w:rsidDel="00A64937">
              <w:rPr>
                <w:rStyle w:val="Hyperlink"/>
                <w:noProof/>
                <w:rPrChange w:id="265" w:author="Dave Cracknell" w:date="2018-06-01T16:06:00Z">
                  <w:rPr>
                    <w:rStyle w:val="Hyperlink"/>
                    <w:noProof/>
                  </w:rPr>
                </w:rPrChange>
              </w:rPr>
              <w:delText>4.4.1.2</w:delText>
            </w:r>
            <w:r w:rsidDel="00A64937">
              <w:rPr>
                <w:rFonts w:eastAsiaTheme="minorEastAsia"/>
                <w:noProof/>
              </w:rPr>
              <w:tab/>
            </w:r>
            <w:r w:rsidRPr="00A64937" w:rsidDel="00A64937">
              <w:rPr>
                <w:rStyle w:val="Hyperlink"/>
                <w:noProof/>
                <w:rPrChange w:id="266" w:author="Dave Cracknell" w:date="2018-06-01T16:06:00Z">
                  <w:rPr>
                    <w:rStyle w:val="Hyperlink"/>
                    <w:noProof/>
                  </w:rPr>
                </w:rPrChange>
              </w:rPr>
              <w:delText>Move Major Data Structures Off-heap</w:delText>
            </w:r>
            <w:r w:rsidDel="00A64937">
              <w:rPr>
                <w:noProof/>
                <w:webHidden/>
              </w:rPr>
              <w:tab/>
              <w:delText>7</w:delText>
            </w:r>
          </w:del>
        </w:p>
        <w:p w:rsidR="009267DD" w:rsidDel="00A64937" w:rsidRDefault="009267DD">
          <w:pPr>
            <w:pStyle w:val="TOC4"/>
            <w:tabs>
              <w:tab w:val="left" w:pos="1540"/>
              <w:tab w:val="right" w:leader="dot" w:pos="9350"/>
            </w:tabs>
            <w:rPr>
              <w:del w:id="267" w:author="Dave Cracknell" w:date="2018-06-01T16:06:00Z"/>
              <w:rFonts w:eastAsiaTheme="minorEastAsia"/>
              <w:noProof/>
            </w:rPr>
          </w:pPr>
          <w:del w:id="268" w:author="Dave Cracknell" w:date="2018-06-01T16:06:00Z">
            <w:r w:rsidRPr="00A64937" w:rsidDel="00A64937">
              <w:rPr>
                <w:rStyle w:val="Hyperlink"/>
                <w:noProof/>
                <w:rPrChange w:id="269" w:author="Dave Cracknell" w:date="2018-06-01T16:06:00Z">
                  <w:rPr>
                    <w:rStyle w:val="Hyperlink"/>
                    <w:noProof/>
                  </w:rPr>
                </w:rPrChange>
              </w:rPr>
              <w:delText>4.4.1.3</w:delText>
            </w:r>
            <w:r w:rsidDel="00A64937">
              <w:rPr>
                <w:rFonts w:eastAsiaTheme="minorEastAsia"/>
                <w:noProof/>
              </w:rPr>
              <w:tab/>
            </w:r>
            <w:r w:rsidRPr="00A64937" w:rsidDel="00A64937">
              <w:rPr>
                <w:rStyle w:val="Hyperlink"/>
                <w:noProof/>
                <w:rPrChange w:id="270" w:author="Dave Cracknell" w:date="2018-06-01T16:06:00Z">
                  <w:rPr>
                    <w:rStyle w:val="Hyperlink"/>
                    <w:noProof/>
                  </w:rPr>
                </w:rPrChange>
              </w:rPr>
              <w:delText>.Resource Framework</w:delText>
            </w:r>
            <w:r w:rsidDel="00A64937">
              <w:rPr>
                <w:noProof/>
                <w:webHidden/>
              </w:rPr>
              <w:tab/>
              <w:delText>8</w:delText>
            </w:r>
          </w:del>
        </w:p>
        <w:p w:rsidR="009267DD" w:rsidDel="00A64937" w:rsidRDefault="009267DD">
          <w:pPr>
            <w:pStyle w:val="TOC3"/>
            <w:tabs>
              <w:tab w:val="left" w:pos="1320"/>
              <w:tab w:val="right" w:leader="dot" w:pos="9350"/>
            </w:tabs>
            <w:rPr>
              <w:del w:id="271" w:author="Dave Cracknell" w:date="2018-06-01T16:06:00Z"/>
              <w:rFonts w:eastAsiaTheme="minorEastAsia"/>
              <w:noProof/>
            </w:rPr>
          </w:pPr>
          <w:del w:id="272" w:author="Dave Cracknell" w:date="2018-06-01T16:06:00Z">
            <w:r w:rsidRPr="00A64937" w:rsidDel="00A64937">
              <w:rPr>
                <w:rStyle w:val="Hyperlink"/>
                <w:noProof/>
                <w:rPrChange w:id="273" w:author="Dave Cracknell" w:date="2018-06-01T16:06:00Z">
                  <w:rPr>
                    <w:rStyle w:val="Hyperlink"/>
                    <w:noProof/>
                  </w:rPr>
                </w:rPrChange>
              </w:rPr>
              <w:delText>4.4.2</w:delText>
            </w:r>
            <w:r w:rsidDel="00A64937">
              <w:rPr>
                <w:rFonts w:eastAsiaTheme="minorEastAsia"/>
                <w:noProof/>
              </w:rPr>
              <w:tab/>
            </w:r>
            <w:r w:rsidRPr="00A64937" w:rsidDel="00A64937">
              <w:rPr>
                <w:rStyle w:val="Hyperlink"/>
                <w:noProof/>
                <w:rPrChange w:id="274" w:author="Dave Cracknell" w:date="2018-06-01T16:06:00Z">
                  <w:rPr>
                    <w:rStyle w:val="Hyperlink"/>
                    <w:noProof/>
                  </w:rPr>
                </w:rPrChange>
              </w:rPr>
              <w:delText>SE Integration with New Execution Engine</w:delText>
            </w:r>
            <w:r w:rsidDel="00A64937">
              <w:rPr>
                <w:noProof/>
                <w:webHidden/>
              </w:rPr>
              <w:tab/>
              <w:delText>8</w:delText>
            </w:r>
          </w:del>
        </w:p>
        <w:p w:rsidR="009267DD" w:rsidDel="00A64937" w:rsidRDefault="009267DD">
          <w:pPr>
            <w:pStyle w:val="TOC3"/>
            <w:tabs>
              <w:tab w:val="left" w:pos="1320"/>
              <w:tab w:val="right" w:leader="dot" w:pos="9350"/>
            </w:tabs>
            <w:rPr>
              <w:del w:id="275" w:author="Dave Cracknell" w:date="2018-06-01T16:06:00Z"/>
              <w:rFonts w:eastAsiaTheme="minorEastAsia"/>
              <w:noProof/>
            </w:rPr>
          </w:pPr>
          <w:del w:id="276" w:author="Dave Cracknell" w:date="2018-06-01T16:06:00Z">
            <w:r w:rsidRPr="00A64937" w:rsidDel="00A64937">
              <w:rPr>
                <w:rStyle w:val="Hyperlink"/>
                <w:noProof/>
                <w:rPrChange w:id="277" w:author="Dave Cracknell" w:date="2018-06-01T16:06:00Z">
                  <w:rPr>
                    <w:rStyle w:val="Hyperlink"/>
                    <w:noProof/>
                  </w:rPr>
                </w:rPrChange>
              </w:rPr>
              <w:delText>4.4.3</w:delText>
            </w:r>
            <w:r w:rsidDel="00A64937">
              <w:rPr>
                <w:rFonts w:eastAsiaTheme="minorEastAsia"/>
                <w:noProof/>
              </w:rPr>
              <w:tab/>
            </w:r>
            <w:r w:rsidRPr="00A64937" w:rsidDel="00A64937">
              <w:rPr>
                <w:rStyle w:val="Hyperlink"/>
                <w:noProof/>
                <w:rPrChange w:id="278" w:author="Dave Cracknell" w:date="2018-06-01T16:06:00Z">
                  <w:rPr>
                    <w:rStyle w:val="Hyperlink"/>
                    <w:noProof/>
                  </w:rPr>
                </w:rPrChange>
              </w:rPr>
              <w:delText>Query Caching</w:delText>
            </w:r>
            <w:r w:rsidDel="00A64937">
              <w:rPr>
                <w:noProof/>
                <w:webHidden/>
              </w:rPr>
              <w:tab/>
              <w:delText>8</w:delText>
            </w:r>
          </w:del>
        </w:p>
        <w:p w:rsidR="009267DD" w:rsidDel="00A64937" w:rsidRDefault="009267DD">
          <w:pPr>
            <w:pStyle w:val="TOC3"/>
            <w:tabs>
              <w:tab w:val="left" w:pos="1320"/>
              <w:tab w:val="right" w:leader="dot" w:pos="9350"/>
            </w:tabs>
            <w:rPr>
              <w:del w:id="279" w:author="Dave Cracknell" w:date="2018-06-01T16:06:00Z"/>
              <w:rFonts w:eastAsiaTheme="minorEastAsia"/>
              <w:noProof/>
            </w:rPr>
          </w:pPr>
          <w:del w:id="280" w:author="Dave Cracknell" w:date="2018-06-01T16:06:00Z">
            <w:r w:rsidRPr="00A64937" w:rsidDel="00A64937">
              <w:rPr>
                <w:rStyle w:val="Hyperlink"/>
                <w:noProof/>
                <w:rPrChange w:id="281" w:author="Dave Cracknell" w:date="2018-06-01T16:06:00Z">
                  <w:rPr>
                    <w:rStyle w:val="Hyperlink"/>
                    <w:noProof/>
                  </w:rPr>
                </w:rPrChange>
              </w:rPr>
              <w:delText>4.4.4</w:delText>
            </w:r>
            <w:r w:rsidDel="00A64937">
              <w:rPr>
                <w:rFonts w:eastAsiaTheme="minorEastAsia"/>
                <w:noProof/>
              </w:rPr>
              <w:tab/>
            </w:r>
            <w:r w:rsidRPr="00A64937" w:rsidDel="00A64937">
              <w:rPr>
                <w:rStyle w:val="Hyperlink"/>
                <w:noProof/>
                <w:rPrChange w:id="282" w:author="Dave Cracknell" w:date="2018-06-01T16:06:00Z">
                  <w:rPr>
                    <w:rStyle w:val="Hyperlink"/>
                    <w:noProof/>
                  </w:rPr>
                </w:rPrChange>
              </w:rPr>
              <w:delText>User-Defined Functions (UDFs)/ User Defined Types (UDTs) Support – Phase 1</w:delText>
            </w:r>
            <w:r w:rsidDel="00A64937">
              <w:rPr>
                <w:noProof/>
                <w:webHidden/>
              </w:rPr>
              <w:tab/>
              <w:delText>9</w:delText>
            </w:r>
          </w:del>
        </w:p>
        <w:p w:rsidR="009267DD" w:rsidDel="00A64937" w:rsidRDefault="009267DD">
          <w:pPr>
            <w:pStyle w:val="TOC3"/>
            <w:tabs>
              <w:tab w:val="left" w:pos="1320"/>
              <w:tab w:val="right" w:leader="dot" w:pos="9350"/>
            </w:tabs>
            <w:rPr>
              <w:del w:id="283" w:author="Dave Cracknell" w:date="2018-06-01T16:06:00Z"/>
              <w:rFonts w:eastAsiaTheme="minorEastAsia"/>
              <w:noProof/>
            </w:rPr>
          </w:pPr>
          <w:del w:id="284" w:author="Dave Cracknell" w:date="2018-06-01T16:06:00Z">
            <w:r w:rsidRPr="00A64937" w:rsidDel="00A64937">
              <w:rPr>
                <w:rStyle w:val="Hyperlink"/>
                <w:noProof/>
                <w:rPrChange w:id="285" w:author="Dave Cracknell" w:date="2018-06-01T16:06:00Z">
                  <w:rPr>
                    <w:rStyle w:val="Hyperlink"/>
                    <w:noProof/>
                  </w:rPr>
                </w:rPrChange>
              </w:rPr>
              <w:delText>4.4.5</w:delText>
            </w:r>
            <w:r w:rsidDel="00A64937">
              <w:rPr>
                <w:rFonts w:eastAsiaTheme="minorEastAsia"/>
                <w:noProof/>
              </w:rPr>
              <w:tab/>
            </w:r>
            <w:r w:rsidRPr="00A64937" w:rsidDel="00A64937">
              <w:rPr>
                <w:rStyle w:val="Hyperlink"/>
                <w:noProof/>
                <w:rPrChange w:id="286" w:author="Dave Cracknell" w:date="2018-06-01T16:06:00Z">
                  <w:rPr>
                    <w:rStyle w:val="Hyperlink"/>
                    <w:noProof/>
                  </w:rPr>
                </w:rPrChange>
              </w:rPr>
              <w:delText>Full OUTER JOIN</w:delText>
            </w:r>
            <w:r w:rsidDel="00A64937">
              <w:rPr>
                <w:noProof/>
                <w:webHidden/>
              </w:rPr>
              <w:tab/>
              <w:delText>9</w:delText>
            </w:r>
          </w:del>
        </w:p>
        <w:p w:rsidR="009267DD" w:rsidDel="00A64937" w:rsidRDefault="009267DD">
          <w:pPr>
            <w:pStyle w:val="TOC3"/>
            <w:tabs>
              <w:tab w:val="left" w:pos="1320"/>
              <w:tab w:val="right" w:leader="dot" w:pos="9350"/>
            </w:tabs>
            <w:rPr>
              <w:del w:id="287" w:author="Dave Cracknell" w:date="2018-06-01T16:06:00Z"/>
              <w:rFonts w:eastAsiaTheme="minorEastAsia"/>
              <w:noProof/>
            </w:rPr>
          </w:pPr>
          <w:del w:id="288" w:author="Dave Cracknell" w:date="2018-06-01T16:06:00Z">
            <w:r w:rsidRPr="00A64937" w:rsidDel="00A64937">
              <w:rPr>
                <w:rStyle w:val="Hyperlink"/>
                <w:noProof/>
                <w:rPrChange w:id="289" w:author="Dave Cracknell" w:date="2018-06-01T16:06:00Z">
                  <w:rPr>
                    <w:rStyle w:val="Hyperlink"/>
                    <w:noProof/>
                  </w:rPr>
                </w:rPrChange>
              </w:rPr>
              <w:delText>4.4.6</w:delText>
            </w:r>
            <w:r w:rsidDel="00A64937">
              <w:rPr>
                <w:rFonts w:eastAsiaTheme="minorEastAsia"/>
                <w:noProof/>
              </w:rPr>
              <w:tab/>
            </w:r>
            <w:r w:rsidRPr="00A64937" w:rsidDel="00A64937">
              <w:rPr>
                <w:rStyle w:val="Hyperlink"/>
                <w:noProof/>
                <w:rPrChange w:id="290" w:author="Dave Cracknell" w:date="2018-06-01T16:06:00Z">
                  <w:rPr>
                    <w:rStyle w:val="Hyperlink"/>
                    <w:noProof/>
                  </w:rPr>
                </w:rPrChange>
              </w:rPr>
              <w:delText>User Authentication – Phase 1</w:delText>
            </w:r>
            <w:r w:rsidDel="00A64937">
              <w:rPr>
                <w:noProof/>
                <w:webHidden/>
              </w:rPr>
              <w:tab/>
              <w:delText>9</w:delText>
            </w:r>
          </w:del>
        </w:p>
        <w:p w:rsidR="009267DD" w:rsidDel="00A64937" w:rsidRDefault="009267DD">
          <w:pPr>
            <w:pStyle w:val="TOC3"/>
            <w:tabs>
              <w:tab w:val="left" w:pos="1320"/>
              <w:tab w:val="right" w:leader="dot" w:pos="9350"/>
            </w:tabs>
            <w:rPr>
              <w:del w:id="291" w:author="Dave Cracknell" w:date="2018-06-01T16:06:00Z"/>
              <w:rFonts w:eastAsiaTheme="minorEastAsia"/>
              <w:noProof/>
            </w:rPr>
          </w:pPr>
          <w:del w:id="292" w:author="Dave Cracknell" w:date="2018-06-01T16:06:00Z">
            <w:r w:rsidRPr="00A64937" w:rsidDel="00A64937">
              <w:rPr>
                <w:rStyle w:val="Hyperlink"/>
                <w:noProof/>
                <w:rPrChange w:id="293" w:author="Dave Cracknell" w:date="2018-06-01T16:06:00Z">
                  <w:rPr>
                    <w:rStyle w:val="Hyperlink"/>
                    <w:noProof/>
                  </w:rPr>
                </w:rPrChange>
              </w:rPr>
              <w:delText>4.4.7</w:delText>
            </w:r>
            <w:r w:rsidDel="00A64937">
              <w:rPr>
                <w:rFonts w:eastAsiaTheme="minorEastAsia"/>
                <w:noProof/>
              </w:rPr>
              <w:tab/>
            </w:r>
            <w:r w:rsidRPr="00A64937" w:rsidDel="00A64937">
              <w:rPr>
                <w:rStyle w:val="Hyperlink"/>
                <w:noProof/>
                <w:rPrChange w:id="294" w:author="Dave Cracknell" w:date="2018-06-01T16:06:00Z">
                  <w:rPr>
                    <w:rStyle w:val="Hyperlink"/>
                    <w:noProof/>
                  </w:rPr>
                </w:rPrChange>
              </w:rPr>
              <w:delText>TPC-H SF1000 Phase 1</w:delText>
            </w:r>
            <w:r w:rsidDel="00A64937">
              <w:rPr>
                <w:noProof/>
                <w:webHidden/>
              </w:rPr>
              <w:tab/>
              <w:delText>10</w:delText>
            </w:r>
          </w:del>
        </w:p>
        <w:p w:rsidR="009267DD" w:rsidDel="00A64937" w:rsidRDefault="009267DD">
          <w:pPr>
            <w:pStyle w:val="TOC3"/>
            <w:tabs>
              <w:tab w:val="left" w:pos="1320"/>
              <w:tab w:val="right" w:leader="dot" w:pos="9350"/>
            </w:tabs>
            <w:rPr>
              <w:del w:id="295" w:author="Dave Cracknell" w:date="2018-06-01T16:06:00Z"/>
              <w:rFonts w:eastAsiaTheme="minorEastAsia"/>
              <w:noProof/>
            </w:rPr>
          </w:pPr>
          <w:del w:id="296" w:author="Dave Cracknell" w:date="2018-06-01T16:06:00Z">
            <w:r w:rsidRPr="00A64937" w:rsidDel="00A64937">
              <w:rPr>
                <w:rStyle w:val="Hyperlink"/>
                <w:noProof/>
                <w:rPrChange w:id="297" w:author="Dave Cracknell" w:date="2018-06-01T16:06:00Z">
                  <w:rPr>
                    <w:rStyle w:val="Hyperlink"/>
                    <w:noProof/>
                  </w:rPr>
                </w:rPrChange>
              </w:rPr>
              <w:delText>4.4.8</w:delText>
            </w:r>
            <w:r w:rsidDel="00A64937">
              <w:rPr>
                <w:rFonts w:eastAsiaTheme="minorEastAsia"/>
                <w:noProof/>
              </w:rPr>
              <w:tab/>
            </w:r>
            <w:r w:rsidRPr="00A64937" w:rsidDel="00A64937">
              <w:rPr>
                <w:rStyle w:val="Hyperlink"/>
                <w:noProof/>
                <w:rPrChange w:id="298" w:author="Dave Cracknell" w:date="2018-06-01T16:06:00Z">
                  <w:rPr>
                    <w:rStyle w:val="Hyperlink"/>
                    <w:noProof/>
                  </w:rPr>
                </w:rPrChange>
              </w:rPr>
              <w:delText>TRUNCATE</w:delText>
            </w:r>
            <w:r w:rsidDel="00A64937">
              <w:rPr>
                <w:noProof/>
                <w:webHidden/>
              </w:rPr>
              <w:tab/>
              <w:delText>10</w:delText>
            </w:r>
          </w:del>
        </w:p>
        <w:p w:rsidR="009267DD" w:rsidDel="00A64937" w:rsidRDefault="009267DD">
          <w:pPr>
            <w:pStyle w:val="TOC2"/>
            <w:tabs>
              <w:tab w:val="left" w:pos="880"/>
              <w:tab w:val="right" w:leader="dot" w:pos="9350"/>
            </w:tabs>
            <w:rPr>
              <w:del w:id="299" w:author="Dave Cracknell" w:date="2018-06-01T16:06:00Z"/>
              <w:rFonts w:eastAsiaTheme="minorEastAsia"/>
              <w:noProof/>
            </w:rPr>
          </w:pPr>
          <w:del w:id="300" w:author="Dave Cracknell" w:date="2018-06-01T16:06:00Z">
            <w:r w:rsidRPr="00A64937" w:rsidDel="00A64937">
              <w:rPr>
                <w:rStyle w:val="Hyperlink"/>
                <w:noProof/>
                <w:rPrChange w:id="301" w:author="Dave Cracknell" w:date="2018-06-01T16:06:00Z">
                  <w:rPr>
                    <w:rStyle w:val="Hyperlink"/>
                    <w:noProof/>
                  </w:rPr>
                </w:rPrChange>
              </w:rPr>
              <w:delText>4.5</w:delText>
            </w:r>
            <w:r w:rsidDel="00A64937">
              <w:rPr>
                <w:rFonts w:eastAsiaTheme="minorEastAsia"/>
                <w:noProof/>
              </w:rPr>
              <w:tab/>
            </w:r>
            <w:r w:rsidRPr="00A64937" w:rsidDel="00A64937">
              <w:rPr>
                <w:rStyle w:val="Hyperlink"/>
                <w:noProof/>
                <w:rPrChange w:id="302" w:author="Dave Cracknell" w:date="2018-06-01T16:06:00Z">
                  <w:rPr>
                    <w:rStyle w:val="Hyperlink"/>
                    <w:noProof/>
                  </w:rPr>
                </w:rPrChange>
              </w:rPr>
              <w:delText>Release 3.6</w:delText>
            </w:r>
            <w:r w:rsidDel="00A64937">
              <w:rPr>
                <w:noProof/>
                <w:webHidden/>
              </w:rPr>
              <w:tab/>
              <w:delText>10</w:delText>
            </w:r>
          </w:del>
        </w:p>
        <w:p w:rsidR="009267DD" w:rsidDel="00A64937" w:rsidRDefault="009267DD">
          <w:pPr>
            <w:pStyle w:val="TOC3"/>
            <w:tabs>
              <w:tab w:val="left" w:pos="1320"/>
              <w:tab w:val="right" w:leader="dot" w:pos="9350"/>
            </w:tabs>
            <w:rPr>
              <w:del w:id="303" w:author="Dave Cracknell" w:date="2018-06-01T16:06:00Z"/>
              <w:rFonts w:eastAsiaTheme="minorEastAsia"/>
              <w:noProof/>
            </w:rPr>
          </w:pPr>
          <w:del w:id="304" w:author="Dave Cracknell" w:date="2018-06-01T16:06:00Z">
            <w:r w:rsidRPr="00A64937" w:rsidDel="00A64937">
              <w:rPr>
                <w:rStyle w:val="Hyperlink"/>
                <w:noProof/>
                <w:rPrChange w:id="305" w:author="Dave Cracknell" w:date="2018-06-01T16:06:00Z">
                  <w:rPr>
                    <w:rStyle w:val="Hyperlink"/>
                    <w:noProof/>
                  </w:rPr>
                </w:rPrChange>
              </w:rPr>
              <w:delText>4.5.1</w:delText>
            </w:r>
            <w:r w:rsidDel="00A64937">
              <w:rPr>
                <w:rFonts w:eastAsiaTheme="minorEastAsia"/>
                <w:noProof/>
              </w:rPr>
              <w:tab/>
            </w:r>
            <w:r w:rsidRPr="00A64937" w:rsidDel="00A64937">
              <w:rPr>
                <w:rStyle w:val="Hyperlink"/>
                <w:noProof/>
                <w:rPrChange w:id="306" w:author="Dave Cracknell" w:date="2018-06-01T16:06:00Z">
                  <w:rPr>
                    <w:rStyle w:val="Hyperlink"/>
                    <w:noProof/>
                  </w:rPr>
                </w:rPrChange>
              </w:rPr>
              <w:delText>UDF/UDT Support Phase 2</w:delText>
            </w:r>
            <w:r w:rsidDel="00A64937">
              <w:rPr>
                <w:noProof/>
                <w:webHidden/>
              </w:rPr>
              <w:tab/>
              <w:delText>10</w:delText>
            </w:r>
          </w:del>
        </w:p>
        <w:p w:rsidR="009267DD" w:rsidDel="00A64937" w:rsidRDefault="009267DD">
          <w:pPr>
            <w:pStyle w:val="TOC3"/>
            <w:tabs>
              <w:tab w:val="left" w:pos="1320"/>
              <w:tab w:val="right" w:leader="dot" w:pos="9350"/>
            </w:tabs>
            <w:rPr>
              <w:del w:id="307" w:author="Dave Cracknell" w:date="2018-06-01T16:06:00Z"/>
              <w:rFonts w:eastAsiaTheme="minorEastAsia"/>
              <w:noProof/>
            </w:rPr>
          </w:pPr>
          <w:del w:id="308" w:author="Dave Cracknell" w:date="2018-06-01T16:06:00Z">
            <w:r w:rsidRPr="00A64937" w:rsidDel="00A64937">
              <w:rPr>
                <w:rStyle w:val="Hyperlink"/>
                <w:noProof/>
                <w:rPrChange w:id="309" w:author="Dave Cracknell" w:date="2018-06-01T16:06:00Z">
                  <w:rPr>
                    <w:rStyle w:val="Hyperlink"/>
                    <w:noProof/>
                  </w:rPr>
                </w:rPrChange>
              </w:rPr>
              <w:delText>4.5.2</w:delText>
            </w:r>
            <w:r w:rsidDel="00A64937">
              <w:rPr>
                <w:rFonts w:eastAsiaTheme="minorEastAsia"/>
                <w:noProof/>
              </w:rPr>
              <w:tab/>
            </w:r>
            <w:r w:rsidRPr="00A64937" w:rsidDel="00A64937">
              <w:rPr>
                <w:rStyle w:val="Hyperlink"/>
                <w:noProof/>
                <w:rPrChange w:id="310" w:author="Dave Cracknell" w:date="2018-06-01T16:06:00Z">
                  <w:rPr>
                    <w:rStyle w:val="Hyperlink"/>
                    <w:noProof/>
                  </w:rPr>
                </w:rPrChange>
              </w:rPr>
              <w:delText>Analytic Windowing</w:delText>
            </w:r>
            <w:r w:rsidDel="00A64937">
              <w:rPr>
                <w:noProof/>
                <w:webHidden/>
              </w:rPr>
              <w:tab/>
              <w:delText>10</w:delText>
            </w:r>
          </w:del>
        </w:p>
        <w:p w:rsidR="009267DD" w:rsidDel="00A64937" w:rsidRDefault="009267DD">
          <w:pPr>
            <w:pStyle w:val="TOC3"/>
            <w:tabs>
              <w:tab w:val="left" w:pos="1320"/>
              <w:tab w:val="right" w:leader="dot" w:pos="9350"/>
            </w:tabs>
            <w:rPr>
              <w:del w:id="311" w:author="Dave Cracknell" w:date="2018-06-01T16:06:00Z"/>
              <w:rFonts w:eastAsiaTheme="minorEastAsia"/>
              <w:noProof/>
            </w:rPr>
          </w:pPr>
          <w:del w:id="312" w:author="Dave Cracknell" w:date="2018-06-01T16:06:00Z">
            <w:r w:rsidRPr="00A64937" w:rsidDel="00A64937">
              <w:rPr>
                <w:rStyle w:val="Hyperlink"/>
                <w:noProof/>
                <w:rPrChange w:id="313" w:author="Dave Cracknell" w:date="2018-06-01T16:06:00Z">
                  <w:rPr>
                    <w:rStyle w:val="Hyperlink"/>
                    <w:noProof/>
                  </w:rPr>
                </w:rPrChange>
              </w:rPr>
              <w:delText>4.5.3</w:delText>
            </w:r>
            <w:r w:rsidDel="00A64937">
              <w:rPr>
                <w:rFonts w:eastAsiaTheme="minorEastAsia"/>
                <w:noProof/>
              </w:rPr>
              <w:tab/>
            </w:r>
            <w:r w:rsidRPr="00A64937" w:rsidDel="00A64937">
              <w:rPr>
                <w:rStyle w:val="Hyperlink"/>
                <w:noProof/>
                <w:rPrChange w:id="314" w:author="Dave Cracknell" w:date="2018-06-01T16:06:00Z">
                  <w:rPr>
                    <w:rStyle w:val="Hyperlink"/>
                    <w:noProof/>
                  </w:rPr>
                </w:rPrChange>
              </w:rPr>
              <w:delText>ROLLUP</w:delText>
            </w:r>
            <w:r w:rsidDel="00A64937">
              <w:rPr>
                <w:noProof/>
                <w:webHidden/>
              </w:rPr>
              <w:tab/>
              <w:delText>12</w:delText>
            </w:r>
          </w:del>
        </w:p>
        <w:p w:rsidR="009267DD" w:rsidDel="00A64937" w:rsidRDefault="009267DD">
          <w:pPr>
            <w:pStyle w:val="TOC3"/>
            <w:tabs>
              <w:tab w:val="left" w:pos="1320"/>
              <w:tab w:val="right" w:leader="dot" w:pos="9350"/>
            </w:tabs>
            <w:rPr>
              <w:del w:id="315" w:author="Dave Cracknell" w:date="2018-06-01T16:06:00Z"/>
              <w:rFonts w:eastAsiaTheme="minorEastAsia"/>
              <w:noProof/>
            </w:rPr>
          </w:pPr>
          <w:del w:id="316" w:author="Dave Cracknell" w:date="2018-06-01T16:06:00Z">
            <w:r w:rsidRPr="00A64937" w:rsidDel="00A64937">
              <w:rPr>
                <w:rStyle w:val="Hyperlink"/>
                <w:noProof/>
                <w:rPrChange w:id="317" w:author="Dave Cracknell" w:date="2018-06-01T16:06:00Z">
                  <w:rPr>
                    <w:rStyle w:val="Hyperlink"/>
                    <w:noProof/>
                  </w:rPr>
                </w:rPrChange>
              </w:rPr>
              <w:delText>4.5.4</w:delText>
            </w:r>
            <w:r w:rsidDel="00A64937">
              <w:rPr>
                <w:rFonts w:eastAsiaTheme="minorEastAsia"/>
                <w:noProof/>
              </w:rPr>
              <w:tab/>
            </w:r>
            <w:r w:rsidRPr="00A64937" w:rsidDel="00A64937">
              <w:rPr>
                <w:rStyle w:val="Hyperlink"/>
                <w:noProof/>
                <w:rPrChange w:id="318" w:author="Dave Cracknell" w:date="2018-06-01T16:06:00Z">
                  <w:rPr>
                    <w:rStyle w:val="Hyperlink"/>
                    <w:noProof/>
                  </w:rPr>
                </w:rPrChange>
              </w:rPr>
              <w:delText>Cost-based Optimizer (Phase 1) - JOIN Order</w:delText>
            </w:r>
            <w:r w:rsidDel="00A64937">
              <w:rPr>
                <w:noProof/>
                <w:webHidden/>
              </w:rPr>
              <w:tab/>
              <w:delText>12</w:delText>
            </w:r>
          </w:del>
        </w:p>
        <w:p w:rsidR="009267DD" w:rsidDel="00A64937" w:rsidRDefault="009267DD">
          <w:pPr>
            <w:pStyle w:val="TOC3"/>
            <w:tabs>
              <w:tab w:val="left" w:pos="1320"/>
              <w:tab w:val="right" w:leader="dot" w:pos="9350"/>
            </w:tabs>
            <w:rPr>
              <w:del w:id="319" w:author="Dave Cracknell" w:date="2018-06-01T16:06:00Z"/>
              <w:rFonts w:eastAsiaTheme="minorEastAsia"/>
              <w:noProof/>
            </w:rPr>
          </w:pPr>
          <w:del w:id="320" w:author="Dave Cracknell" w:date="2018-06-01T16:06:00Z">
            <w:r w:rsidRPr="00A64937" w:rsidDel="00A64937">
              <w:rPr>
                <w:rStyle w:val="Hyperlink"/>
                <w:noProof/>
                <w:rPrChange w:id="321" w:author="Dave Cracknell" w:date="2018-06-01T16:06:00Z">
                  <w:rPr>
                    <w:rStyle w:val="Hyperlink"/>
                    <w:noProof/>
                  </w:rPr>
                </w:rPrChange>
              </w:rPr>
              <w:delText>4.5.5</w:delText>
            </w:r>
            <w:r w:rsidDel="00A64937">
              <w:rPr>
                <w:rFonts w:eastAsiaTheme="minorEastAsia"/>
                <w:noProof/>
              </w:rPr>
              <w:tab/>
            </w:r>
            <w:r w:rsidRPr="00A64937" w:rsidDel="00A64937">
              <w:rPr>
                <w:rStyle w:val="Hyperlink"/>
                <w:noProof/>
                <w:rPrChange w:id="322" w:author="Dave Cracknell" w:date="2018-06-01T16:06:00Z">
                  <w:rPr>
                    <w:rStyle w:val="Hyperlink"/>
                    <w:noProof/>
                  </w:rPr>
                </w:rPrChange>
              </w:rPr>
              <w:delText>TPC-H SF10000 Phase 2</w:delText>
            </w:r>
            <w:r w:rsidDel="00A64937">
              <w:rPr>
                <w:noProof/>
                <w:webHidden/>
              </w:rPr>
              <w:tab/>
              <w:delText>12</w:delText>
            </w:r>
          </w:del>
        </w:p>
        <w:p w:rsidR="009267DD" w:rsidDel="00A64937" w:rsidRDefault="009267DD">
          <w:pPr>
            <w:pStyle w:val="TOC3"/>
            <w:tabs>
              <w:tab w:val="left" w:pos="1320"/>
              <w:tab w:val="right" w:leader="dot" w:pos="9350"/>
            </w:tabs>
            <w:rPr>
              <w:del w:id="323" w:author="Dave Cracknell" w:date="2018-06-01T16:06:00Z"/>
              <w:rFonts w:eastAsiaTheme="minorEastAsia"/>
              <w:noProof/>
            </w:rPr>
          </w:pPr>
          <w:del w:id="324" w:author="Dave Cracknell" w:date="2018-06-01T16:06:00Z">
            <w:r w:rsidRPr="00A64937" w:rsidDel="00A64937">
              <w:rPr>
                <w:rStyle w:val="Hyperlink"/>
                <w:noProof/>
                <w:rPrChange w:id="325" w:author="Dave Cracknell" w:date="2018-06-01T16:06:00Z">
                  <w:rPr>
                    <w:rStyle w:val="Hyperlink"/>
                    <w:noProof/>
                  </w:rPr>
                </w:rPrChange>
              </w:rPr>
              <w:delText>4.5.6</w:delText>
            </w:r>
            <w:r w:rsidDel="00A64937">
              <w:rPr>
                <w:rFonts w:eastAsiaTheme="minorEastAsia"/>
                <w:noProof/>
              </w:rPr>
              <w:tab/>
            </w:r>
            <w:r w:rsidRPr="00A64937" w:rsidDel="00A64937">
              <w:rPr>
                <w:rStyle w:val="Hyperlink"/>
                <w:noProof/>
                <w:rPrChange w:id="326" w:author="Dave Cracknell" w:date="2018-06-01T16:06:00Z">
                  <w:rPr>
                    <w:rStyle w:val="Hyperlink"/>
                    <w:noProof/>
                  </w:rPr>
                </w:rPrChange>
              </w:rPr>
              <w:delText>TPC-DS SF1000 Phase 1</w:delText>
            </w:r>
            <w:r w:rsidDel="00A64937">
              <w:rPr>
                <w:noProof/>
                <w:webHidden/>
              </w:rPr>
              <w:tab/>
              <w:delText>12</w:delText>
            </w:r>
          </w:del>
        </w:p>
        <w:p w:rsidR="009267DD" w:rsidDel="00A64937" w:rsidRDefault="009267DD">
          <w:pPr>
            <w:pStyle w:val="TOC3"/>
            <w:tabs>
              <w:tab w:val="left" w:pos="1320"/>
              <w:tab w:val="right" w:leader="dot" w:pos="9350"/>
            </w:tabs>
            <w:rPr>
              <w:del w:id="327" w:author="Dave Cracknell" w:date="2018-06-01T16:06:00Z"/>
              <w:rFonts w:eastAsiaTheme="minorEastAsia"/>
              <w:noProof/>
            </w:rPr>
          </w:pPr>
          <w:del w:id="328" w:author="Dave Cracknell" w:date="2018-06-01T16:06:00Z">
            <w:r w:rsidRPr="00A64937" w:rsidDel="00A64937">
              <w:rPr>
                <w:rStyle w:val="Hyperlink"/>
                <w:noProof/>
                <w:rPrChange w:id="329" w:author="Dave Cracknell" w:date="2018-06-01T16:06:00Z">
                  <w:rPr>
                    <w:rStyle w:val="Hyperlink"/>
                    <w:noProof/>
                  </w:rPr>
                </w:rPrChange>
              </w:rPr>
              <w:delText>4.5.7</w:delText>
            </w:r>
            <w:r w:rsidDel="00A64937">
              <w:rPr>
                <w:rFonts w:eastAsiaTheme="minorEastAsia"/>
                <w:noProof/>
              </w:rPr>
              <w:tab/>
            </w:r>
            <w:r w:rsidRPr="00A64937" w:rsidDel="00A64937">
              <w:rPr>
                <w:rStyle w:val="Hyperlink"/>
                <w:noProof/>
                <w:rPrChange w:id="330" w:author="Dave Cracknell" w:date="2018-06-01T16:06:00Z">
                  <w:rPr>
                    <w:rStyle w:val="Hyperlink"/>
                    <w:noProof/>
                  </w:rPr>
                </w:rPrChange>
              </w:rPr>
              <w:delText>RapidsSE</w:delText>
            </w:r>
            <w:r w:rsidDel="00A64937">
              <w:rPr>
                <w:noProof/>
                <w:webHidden/>
              </w:rPr>
              <w:tab/>
              <w:delText>12</w:delText>
            </w:r>
          </w:del>
        </w:p>
        <w:p w:rsidR="009267DD" w:rsidDel="00A64937" w:rsidRDefault="009267DD">
          <w:pPr>
            <w:pStyle w:val="TOC4"/>
            <w:tabs>
              <w:tab w:val="left" w:pos="1540"/>
              <w:tab w:val="right" w:leader="dot" w:pos="9350"/>
            </w:tabs>
            <w:rPr>
              <w:del w:id="331" w:author="Dave Cracknell" w:date="2018-06-01T16:06:00Z"/>
              <w:rFonts w:eastAsiaTheme="minorEastAsia"/>
              <w:noProof/>
            </w:rPr>
          </w:pPr>
          <w:del w:id="332" w:author="Dave Cracknell" w:date="2018-06-01T16:06:00Z">
            <w:r w:rsidRPr="00A64937" w:rsidDel="00A64937">
              <w:rPr>
                <w:rStyle w:val="Hyperlink"/>
                <w:noProof/>
                <w:rPrChange w:id="333" w:author="Dave Cracknell" w:date="2018-06-01T16:06:00Z">
                  <w:rPr>
                    <w:rStyle w:val="Hyperlink"/>
                    <w:noProof/>
                  </w:rPr>
                </w:rPrChange>
              </w:rPr>
              <w:delText>4.5.7.1</w:delText>
            </w:r>
            <w:r w:rsidDel="00A64937">
              <w:rPr>
                <w:rFonts w:eastAsiaTheme="minorEastAsia"/>
                <w:noProof/>
              </w:rPr>
              <w:tab/>
            </w:r>
            <w:r w:rsidRPr="00A64937" w:rsidDel="00A64937">
              <w:rPr>
                <w:rStyle w:val="Hyperlink"/>
                <w:noProof/>
                <w:rPrChange w:id="334" w:author="Dave Cracknell" w:date="2018-06-01T16:06:00Z">
                  <w:rPr>
                    <w:rStyle w:val="Hyperlink"/>
                    <w:noProof/>
                  </w:rPr>
                </w:rPrChange>
              </w:rPr>
              <w:delText>Schema Metadata Persistence</w:delText>
            </w:r>
            <w:r w:rsidDel="00A64937">
              <w:rPr>
                <w:noProof/>
                <w:webHidden/>
              </w:rPr>
              <w:tab/>
              <w:delText>12</w:delText>
            </w:r>
          </w:del>
        </w:p>
        <w:p w:rsidR="009267DD" w:rsidDel="00A64937" w:rsidRDefault="009267DD">
          <w:pPr>
            <w:pStyle w:val="TOC4"/>
            <w:tabs>
              <w:tab w:val="left" w:pos="1540"/>
              <w:tab w:val="right" w:leader="dot" w:pos="9350"/>
            </w:tabs>
            <w:rPr>
              <w:del w:id="335" w:author="Dave Cracknell" w:date="2018-06-01T16:06:00Z"/>
              <w:rFonts w:eastAsiaTheme="minorEastAsia"/>
              <w:noProof/>
            </w:rPr>
          </w:pPr>
          <w:del w:id="336" w:author="Dave Cracknell" w:date="2018-06-01T16:06:00Z">
            <w:r w:rsidRPr="00A64937" w:rsidDel="00A64937">
              <w:rPr>
                <w:rStyle w:val="Hyperlink"/>
                <w:noProof/>
                <w:rPrChange w:id="337" w:author="Dave Cracknell" w:date="2018-06-01T16:06:00Z">
                  <w:rPr>
                    <w:rStyle w:val="Hyperlink"/>
                    <w:noProof/>
                  </w:rPr>
                </w:rPrChange>
              </w:rPr>
              <w:delText>4.5.7.2</w:delText>
            </w:r>
            <w:r w:rsidDel="00A64937">
              <w:rPr>
                <w:rFonts w:eastAsiaTheme="minorEastAsia"/>
                <w:noProof/>
              </w:rPr>
              <w:tab/>
            </w:r>
            <w:r w:rsidRPr="00A64937" w:rsidDel="00A64937">
              <w:rPr>
                <w:rStyle w:val="Hyperlink"/>
                <w:noProof/>
                <w:rPrChange w:id="338" w:author="Dave Cracknell" w:date="2018-06-01T16:06:00Z">
                  <w:rPr>
                    <w:rStyle w:val="Hyperlink"/>
                    <w:noProof/>
                  </w:rPr>
                </w:rPrChange>
              </w:rPr>
              <w:delText>Row Data Persistence</w:delText>
            </w:r>
            <w:r w:rsidDel="00A64937">
              <w:rPr>
                <w:noProof/>
                <w:webHidden/>
              </w:rPr>
              <w:tab/>
              <w:delText>12</w:delText>
            </w:r>
          </w:del>
        </w:p>
        <w:p w:rsidR="009267DD" w:rsidDel="00A64937" w:rsidRDefault="009267DD">
          <w:pPr>
            <w:pStyle w:val="TOC2"/>
            <w:tabs>
              <w:tab w:val="left" w:pos="660"/>
              <w:tab w:val="right" w:leader="dot" w:pos="9350"/>
            </w:tabs>
            <w:rPr>
              <w:del w:id="339" w:author="Dave Cracknell" w:date="2018-06-01T16:06:00Z"/>
              <w:rFonts w:eastAsiaTheme="minorEastAsia"/>
              <w:noProof/>
            </w:rPr>
          </w:pPr>
          <w:del w:id="340" w:author="Dave Cracknell" w:date="2018-06-01T16:06:00Z">
            <w:r w:rsidRPr="00A64937" w:rsidDel="00A64937">
              <w:rPr>
                <w:rStyle w:val="Hyperlink"/>
                <w:noProof/>
                <w:rPrChange w:id="341" w:author="Dave Cracknell" w:date="2018-06-01T16:06:00Z">
                  <w:rPr>
                    <w:rStyle w:val="Hyperlink"/>
                    <w:noProof/>
                  </w:rPr>
                </w:rPrChange>
              </w:rPr>
              <w:delText>5.</w:delText>
            </w:r>
            <w:r w:rsidDel="00A64937">
              <w:rPr>
                <w:rFonts w:eastAsiaTheme="minorEastAsia"/>
                <w:noProof/>
              </w:rPr>
              <w:tab/>
            </w:r>
            <w:r w:rsidRPr="00A64937" w:rsidDel="00A64937">
              <w:rPr>
                <w:rStyle w:val="Hyperlink"/>
                <w:noProof/>
                <w:rPrChange w:id="342" w:author="Dave Cracknell" w:date="2018-06-01T16:06:00Z">
                  <w:rPr>
                    <w:rStyle w:val="Hyperlink"/>
                    <w:noProof/>
                  </w:rPr>
                </w:rPrChange>
              </w:rPr>
              <w:delText>Field Projects</w:delText>
            </w:r>
            <w:r w:rsidDel="00A64937">
              <w:rPr>
                <w:noProof/>
                <w:webHidden/>
              </w:rPr>
              <w:tab/>
              <w:delText>12</w:delText>
            </w:r>
          </w:del>
        </w:p>
        <w:p w:rsidR="009267DD" w:rsidDel="00A64937" w:rsidRDefault="009267DD">
          <w:pPr>
            <w:pStyle w:val="TOC3"/>
            <w:tabs>
              <w:tab w:val="left" w:pos="1100"/>
              <w:tab w:val="right" w:leader="dot" w:pos="9350"/>
            </w:tabs>
            <w:rPr>
              <w:del w:id="343" w:author="Dave Cracknell" w:date="2018-06-01T16:06:00Z"/>
              <w:rFonts w:eastAsiaTheme="minorEastAsia"/>
              <w:noProof/>
            </w:rPr>
          </w:pPr>
          <w:del w:id="344" w:author="Dave Cracknell" w:date="2018-06-01T16:06:00Z">
            <w:r w:rsidRPr="00A64937" w:rsidDel="00A64937">
              <w:rPr>
                <w:rStyle w:val="Hyperlink"/>
                <w:noProof/>
                <w:rPrChange w:id="345" w:author="Dave Cracknell" w:date="2018-06-01T16:06:00Z">
                  <w:rPr>
                    <w:rStyle w:val="Hyperlink"/>
                    <w:noProof/>
                  </w:rPr>
                </w:rPrChange>
              </w:rPr>
              <w:delText>5.1</w:delText>
            </w:r>
            <w:r w:rsidDel="00A64937">
              <w:rPr>
                <w:rFonts w:eastAsiaTheme="minorEastAsia"/>
                <w:noProof/>
              </w:rPr>
              <w:tab/>
            </w:r>
            <w:r w:rsidRPr="00A64937" w:rsidDel="00A64937">
              <w:rPr>
                <w:rStyle w:val="Hyperlink"/>
                <w:noProof/>
                <w:rPrChange w:id="346" w:author="Dave Cracknell" w:date="2018-06-01T16:06:00Z">
                  <w:rPr>
                    <w:rStyle w:val="Hyperlink"/>
                    <w:noProof/>
                  </w:rPr>
                </w:rPrChange>
              </w:rPr>
              <w:delText>Parallel Loader</w:delText>
            </w:r>
            <w:r w:rsidDel="00A64937">
              <w:rPr>
                <w:noProof/>
                <w:webHidden/>
              </w:rPr>
              <w:tab/>
              <w:delText>12</w:delText>
            </w:r>
          </w:del>
        </w:p>
        <w:p w:rsidR="009267DD" w:rsidDel="00A64937" w:rsidRDefault="009267DD">
          <w:pPr>
            <w:pStyle w:val="TOC3"/>
            <w:tabs>
              <w:tab w:val="left" w:pos="1100"/>
              <w:tab w:val="right" w:leader="dot" w:pos="9350"/>
            </w:tabs>
            <w:rPr>
              <w:del w:id="347" w:author="Dave Cracknell" w:date="2018-06-01T16:06:00Z"/>
              <w:rFonts w:eastAsiaTheme="minorEastAsia"/>
              <w:noProof/>
            </w:rPr>
          </w:pPr>
          <w:del w:id="348" w:author="Dave Cracknell" w:date="2018-06-01T16:06:00Z">
            <w:r w:rsidRPr="00A64937" w:rsidDel="00A64937">
              <w:rPr>
                <w:rStyle w:val="Hyperlink"/>
                <w:noProof/>
                <w:rPrChange w:id="349" w:author="Dave Cracknell" w:date="2018-06-01T16:06:00Z">
                  <w:rPr>
                    <w:rStyle w:val="Hyperlink"/>
                    <w:noProof/>
                  </w:rPr>
                </w:rPrChange>
              </w:rPr>
              <w:delText>5.2</w:delText>
            </w:r>
            <w:r w:rsidDel="00A64937">
              <w:rPr>
                <w:rFonts w:eastAsiaTheme="minorEastAsia"/>
                <w:noProof/>
              </w:rPr>
              <w:tab/>
            </w:r>
            <w:r w:rsidRPr="00A64937" w:rsidDel="00A64937">
              <w:rPr>
                <w:rStyle w:val="Hyperlink"/>
                <w:noProof/>
                <w:rPrChange w:id="350" w:author="Dave Cracknell" w:date="2018-06-01T16:06:00Z">
                  <w:rPr>
                    <w:rStyle w:val="Hyperlink"/>
                    <w:noProof/>
                  </w:rPr>
                </w:rPrChange>
              </w:rPr>
              <w:delText>Licensing</w:delText>
            </w:r>
            <w:r w:rsidDel="00A64937">
              <w:rPr>
                <w:noProof/>
                <w:webHidden/>
              </w:rPr>
              <w:tab/>
              <w:delText>13</w:delText>
            </w:r>
          </w:del>
        </w:p>
        <w:p w:rsidR="009267DD" w:rsidDel="00A64937" w:rsidRDefault="009267DD">
          <w:pPr>
            <w:pStyle w:val="TOC3"/>
            <w:tabs>
              <w:tab w:val="left" w:pos="1100"/>
              <w:tab w:val="right" w:leader="dot" w:pos="9350"/>
            </w:tabs>
            <w:rPr>
              <w:del w:id="351" w:author="Dave Cracknell" w:date="2018-06-01T16:06:00Z"/>
              <w:rFonts w:eastAsiaTheme="minorEastAsia"/>
              <w:noProof/>
            </w:rPr>
          </w:pPr>
          <w:del w:id="352" w:author="Dave Cracknell" w:date="2018-06-01T16:06:00Z">
            <w:r w:rsidRPr="00A64937" w:rsidDel="00A64937">
              <w:rPr>
                <w:rStyle w:val="Hyperlink"/>
                <w:noProof/>
                <w:rPrChange w:id="353" w:author="Dave Cracknell" w:date="2018-06-01T16:06:00Z">
                  <w:rPr>
                    <w:rStyle w:val="Hyperlink"/>
                    <w:noProof/>
                  </w:rPr>
                </w:rPrChange>
              </w:rPr>
              <w:delText>5.3</w:delText>
            </w:r>
            <w:r w:rsidDel="00A64937">
              <w:rPr>
                <w:rFonts w:eastAsiaTheme="minorEastAsia"/>
                <w:noProof/>
              </w:rPr>
              <w:tab/>
            </w:r>
            <w:r w:rsidRPr="00A64937" w:rsidDel="00A64937">
              <w:rPr>
                <w:rStyle w:val="Hyperlink"/>
                <w:noProof/>
                <w:rPrChange w:id="354" w:author="Dave Cracknell" w:date="2018-06-01T16:06:00Z">
                  <w:rPr>
                    <w:rStyle w:val="Hyperlink"/>
                    <w:noProof/>
                  </w:rPr>
                </w:rPrChange>
              </w:rPr>
              <w:delText>Unified JDBC Driver/rapids-shell</w:delText>
            </w:r>
            <w:r w:rsidDel="00A64937">
              <w:rPr>
                <w:noProof/>
                <w:webHidden/>
              </w:rPr>
              <w:tab/>
              <w:delText>13</w:delText>
            </w:r>
          </w:del>
        </w:p>
        <w:p w:rsidR="009267DD" w:rsidDel="00A64937" w:rsidRDefault="009267DD">
          <w:pPr>
            <w:pStyle w:val="TOC3"/>
            <w:tabs>
              <w:tab w:val="left" w:pos="1100"/>
              <w:tab w:val="right" w:leader="dot" w:pos="9350"/>
            </w:tabs>
            <w:rPr>
              <w:del w:id="355" w:author="Dave Cracknell" w:date="2018-06-01T16:06:00Z"/>
              <w:rFonts w:eastAsiaTheme="minorEastAsia"/>
              <w:noProof/>
            </w:rPr>
          </w:pPr>
          <w:del w:id="356" w:author="Dave Cracknell" w:date="2018-06-01T16:06:00Z">
            <w:r w:rsidRPr="00A64937" w:rsidDel="00A64937">
              <w:rPr>
                <w:rStyle w:val="Hyperlink"/>
                <w:noProof/>
                <w:rPrChange w:id="357" w:author="Dave Cracknell" w:date="2018-06-01T16:06:00Z">
                  <w:rPr>
                    <w:rStyle w:val="Hyperlink"/>
                    <w:noProof/>
                  </w:rPr>
                </w:rPrChange>
              </w:rPr>
              <w:delText>5.4</w:delText>
            </w:r>
            <w:r w:rsidDel="00A64937">
              <w:rPr>
                <w:rFonts w:eastAsiaTheme="minorEastAsia"/>
                <w:noProof/>
              </w:rPr>
              <w:tab/>
            </w:r>
            <w:r w:rsidRPr="00A64937" w:rsidDel="00A64937">
              <w:rPr>
                <w:rStyle w:val="Hyperlink"/>
                <w:noProof/>
                <w:rPrChange w:id="358" w:author="Dave Cracknell" w:date="2018-06-01T16:06:00Z">
                  <w:rPr>
                    <w:rStyle w:val="Hyperlink"/>
                    <w:noProof/>
                  </w:rPr>
                </w:rPrChange>
              </w:rPr>
              <w:delText>RapidsDB Manager</w:delText>
            </w:r>
            <w:r w:rsidDel="00A64937">
              <w:rPr>
                <w:noProof/>
                <w:webHidden/>
              </w:rPr>
              <w:tab/>
              <w:delText>13</w:delText>
            </w:r>
          </w:del>
        </w:p>
        <w:p w:rsidR="009267DD" w:rsidDel="00A64937" w:rsidRDefault="009267DD">
          <w:pPr>
            <w:pStyle w:val="TOC3"/>
            <w:tabs>
              <w:tab w:val="left" w:pos="1100"/>
              <w:tab w:val="right" w:leader="dot" w:pos="9350"/>
            </w:tabs>
            <w:rPr>
              <w:del w:id="359" w:author="Dave Cracknell" w:date="2018-06-01T16:06:00Z"/>
              <w:rFonts w:eastAsiaTheme="minorEastAsia"/>
              <w:noProof/>
            </w:rPr>
          </w:pPr>
          <w:del w:id="360" w:author="Dave Cracknell" w:date="2018-06-01T16:06:00Z">
            <w:r w:rsidRPr="00A64937" w:rsidDel="00A64937">
              <w:rPr>
                <w:rStyle w:val="Hyperlink"/>
                <w:noProof/>
                <w:rPrChange w:id="361" w:author="Dave Cracknell" w:date="2018-06-01T16:06:00Z">
                  <w:rPr>
                    <w:rStyle w:val="Hyperlink"/>
                    <w:noProof/>
                  </w:rPr>
                </w:rPrChange>
              </w:rPr>
              <w:delText>5.5</w:delText>
            </w:r>
            <w:r w:rsidDel="00A64937">
              <w:rPr>
                <w:rFonts w:eastAsiaTheme="minorEastAsia"/>
                <w:noProof/>
              </w:rPr>
              <w:tab/>
            </w:r>
            <w:r w:rsidRPr="00A64937" w:rsidDel="00A64937">
              <w:rPr>
                <w:rStyle w:val="Hyperlink"/>
                <w:noProof/>
                <w:rPrChange w:id="362" w:author="Dave Cracknell" w:date="2018-06-01T16:06:00Z">
                  <w:rPr>
                    <w:rStyle w:val="Hyperlink"/>
                    <w:noProof/>
                  </w:rPr>
                </w:rPrChange>
              </w:rPr>
              <w:delText xml:space="preserve"> In-database AI Phase I</w:delText>
            </w:r>
            <w:r w:rsidDel="00A64937">
              <w:rPr>
                <w:noProof/>
                <w:webHidden/>
              </w:rPr>
              <w:tab/>
              <w:delText>13</w:delText>
            </w:r>
          </w:del>
        </w:p>
        <w:p w:rsidR="009267DD" w:rsidDel="00A64937" w:rsidRDefault="009267DD">
          <w:pPr>
            <w:pStyle w:val="TOC2"/>
            <w:tabs>
              <w:tab w:val="left" w:pos="660"/>
              <w:tab w:val="right" w:leader="dot" w:pos="9350"/>
            </w:tabs>
            <w:rPr>
              <w:del w:id="363" w:author="Dave Cracknell" w:date="2018-06-01T16:06:00Z"/>
              <w:rFonts w:eastAsiaTheme="minorEastAsia"/>
              <w:noProof/>
            </w:rPr>
          </w:pPr>
          <w:del w:id="364" w:author="Dave Cracknell" w:date="2018-06-01T16:06:00Z">
            <w:r w:rsidRPr="00A64937" w:rsidDel="00A64937">
              <w:rPr>
                <w:rStyle w:val="Hyperlink"/>
                <w:noProof/>
                <w:rPrChange w:id="365" w:author="Dave Cracknell" w:date="2018-06-01T16:06:00Z">
                  <w:rPr>
                    <w:rStyle w:val="Hyperlink"/>
                    <w:noProof/>
                  </w:rPr>
                </w:rPrChange>
              </w:rPr>
              <w:delText>6.</w:delText>
            </w:r>
            <w:r w:rsidDel="00A64937">
              <w:rPr>
                <w:rFonts w:eastAsiaTheme="minorEastAsia"/>
                <w:noProof/>
              </w:rPr>
              <w:tab/>
            </w:r>
            <w:r w:rsidRPr="00A64937" w:rsidDel="00A64937">
              <w:rPr>
                <w:rStyle w:val="Hyperlink"/>
                <w:noProof/>
                <w:rPrChange w:id="366" w:author="Dave Cracknell" w:date="2018-06-01T16:06:00Z">
                  <w:rPr>
                    <w:rStyle w:val="Hyperlink"/>
                    <w:noProof/>
                  </w:rPr>
                </w:rPrChange>
              </w:rPr>
              <w:delText>Future Projects</w:delText>
            </w:r>
            <w:r w:rsidDel="00A64937">
              <w:rPr>
                <w:noProof/>
                <w:webHidden/>
              </w:rPr>
              <w:tab/>
              <w:delText>13</w:delText>
            </w:r>
          </w:del>
        </w:p>
        <w:p w:rsidR="009267DD" w:rsidDel="00A64937" w:rsidRDefault="009267DD">
          <w:pPr>
            <w:pStyle w:val="TOC1"/>
            <w:tabs>
              <w:tab w:val="left" w:pos="440"/>
              <w:tab w:val="right" w:leader="dot" w:pos="9350"/>
            </w:tabs>
            <w:rPr>
              <w:del w:id="367" w:author="Dave Cracknell" w:date="2018-06-01T16:06:00Z"/>
              <w:rFonts w:eastAsiaTheme="minorEastAsia"/>
              <w:noProof/>
            </w:rPr>
          </w:pPr>
          <w:del w:id="368" w:author="Dave Cracknell" w:date="2018-06-01T16:06:00Z">
            <w:r w:rsidRPr="00A64937" w:rsidDel="00A64937">
              <w:rPr>
                <w:rStyle w:val="Hyperlink"/>
                <w:noProof/>
                <w:rPrChange w:id="369" w:author="Dave Cracknell" w:date="2018-06-01T16:06:00Z">
                  <w:rPr>
                    <w:rStyle w:val="Hyperlink"/>
                    <w:noProof/>
                  </w:rPr>
                </w:rPrChange>
              </w:rPr>
              <w:delText>6.</w:delText>
            </w:r>
            <w:r w:rsidDel="00A64937">
              <w:rPr>
                <w:rFonts w:eastAsiaTheme="minorEastAsia"/>
                <w:noProof/>
              </w:rPr>
              <w:tab/>
            </w:r>
            <w:r w:rsidRPr="00A64937" w:rsidDel="00A64937">
              <w:rPr>
                <w:rStyle w:val="Hyperlink"/>
                <w:noProof/>
                <w:rPrChange w:id="370" w:author="Dave Cracknell" w:date="2018-06-01T16:06:00Z">
                  <w:rPr>
                    <w:rStyle w:val="Hyperlink"/>
                    <w:noProof/>
                  </w:rPr>
                </w:rPrChange>
              </w:rPr>
              <w:delText>SIGNOFF SHEET</w:delText>
            </w:r>
            <w:r w:rsidDel="00A64937">
              <w:rPr>
                <w:noProof/>
                <w:webHidden/>
              </w:rPr>
              <w:tab/>
              <w:delText>15</w:delText>
            </w:r>
          </w:del>
        </w:p>
        <w:p w:rsidR="00A7791E" w:rsidRDefault="004A224E">
          <w:r>
            <w:rPr>
              <w:b/>
              <w:bCs/>
              <w:noProof/>
            </w:rPr>
            <w:fldChar w:fldCharType="end"/>
          </w:r>
        </w:p>
      </w:sdtContent>
    </w:sdt>
    <w:p w:rsidR="00A7791E" w:rsidRPr="00971B3E" w:rsidRDefault="006770DE" w:rsidP="00DF0239">
      <w:pPr>
        <w:spacing w:after="200" w:line="276" w:lineRule="auto"/>
      </w:pPr>
      <w:r>
        <w:br w:type="page"/>
      </w:r>
    </w:p>
    <w:p w:rsidR="00B24836" w:rsidRDefault="00B24836" w:rsidP="007203BC">
      <w:pPr>
        <w:pStyle w:val="Heading1"/>
        <w:numPr>
          <w:ilvl w:val="0"/>
          <w:numId w:val="1"/>
        </w:numPr>
      </w:pPr>
      <w:bookmarkStart w:id="371" w:name="_Ref471227252"/>
      <w:bookmarkStart w:id="372" w:name="_Toc515632492"/>
      <w:r>
        <w:lastRenderedPageBreak/>
        <w:t>Overview</w:t>
      </w:r>
      <w:bookmarkEnd w:id="371"/>
      <w:bookmarkEnd w:id="372"/>
    </w:p>
    <w:p w:rsidR="00B24836" w:rsidRDefault="00B24836" w:rsidP="00CF2E30"/>
    <w:p w:rsidR="00434084" w:rsidRDefault="00434084" w:rsidP="00CF2E30">
      <w:r>
        <w:t xml:space="preserve">This document </w:t>
      </w:r>
      <w:r w:rsidR="00943088">
        <w:t xml:space="preserve">is the </w:t>
      </w:r>
      <w:del w:id="373" w:author="Dave Cracknell" w:date="2018-06-01T16:07:00Z">
        <w:r w:rsidR="00943088" w:rsidDel="00051384">
          <w:delText xml:space="preserve">2017 </w:delText>
        </w:r>
      </w:del>
      <w:ins w:id="374" w:author="Dave Cracknell" w:date="2018-06-01T16:07:00Z">
        <w:r w:rsidR="00051384">
          <w:t>201</w:t>
        </w:r>
        <w:r w:rsidR="00051384">
          <w:t>8</w:t>
        </w:r>
        <w:bookmarkStart w:id="375" w:name="_GoBack"/>
        <w:bookmarkEnd w:id="375"/>
        <w:r w:rsidR="00051384">
          <w:t xml:space="preserve"> </w:t>
        </w:r>
      </w:ins>
      <w:r w:rsidR="004150F0">
        <w:t>D</w:t>
      </w:r>
      <w:r w:rsidR="00533E7F">
        <w:t xml:space="preserve">evelopment </w:t>
      </w:r>
      <w:r w:rsidR="004150F0">
        <w:t xml:space="preserve">Plan </w:t>
      </w:r>
      <w:r w:rsidR="00943088">
        <w:t xml:space="preserve">for </w:t>
      </w:r>
      <w:proofErr w:type="spellStart"/>
      <w:r w:rsidR="00943088">
        <w:t>RapidsDB</w:t>
      </w:r>
      <w:proofErr w:type="spellEnd"/>
      <w:r w:rsidR="00B6212C">
        <w:t xml:space="preserve"> which reflects the priority 1 features agreed to from the discussions that have taken place between the Field and Development teams.  This document will be updated during the coming year as new features are added to the Development Plan for the following releases</w:t>
      </w:r>
      <w:r w:rsidR="00533E7F">
        <w:t xml:space="preserve">, or there are other changes to the </w:t>
      </w:r>
      <w:r w:rsidR="004150F0">
        <w:t>releases in this plan</w:t>
      </w:r>
      <w:r w:rsidR="00B6212C">
        <w:t>.</w:t>
      </w:r>
    </w:p>
    <w:p w:rsidR="005011BA" w:rsidRDefault="00093496" w:rsidP="007203BC">
      <w:pPr>
        <w:pStyle w:val="Heading1"/>
        <w:numPr>
          <w:ilvl w:val="0"/>
          <w:numId w:val="1"/>
        </w:numPr>
      </w:pPr>
      <w:bookmarkStart w:id="376" w:name="_Toc515632493"/>
      <w:r>
        <w:t>Document History</w:t>
      </w:r>
      <w:bookmarkEnd w:id="376"/>
    </w:p>
    <w:tbl>
      <w:tblPr>
        <w:tblStyle w:val="TableGrid"/>
        <w:tblW w:w="0" w:type="auto"/>
        <w:tblLook w:val="04A0" w:firstRow="1" w:lastRow="0" w:firstColumn="1" w:lastColumn="0" w:noHBand="0" w:noVBand="1"/>
      </w:tblPr>
      <w:tblGrid>
        <w:gridCol w:w="1784"/>
        <w:gridCol w:w="1774"/>
        <w:gridCol w:w="5792"/>
      </w:tblGrid>
      <w:tr w:rsidR="00093496" w:rsidTr="00093496">
        <w:tc>
          <w:tcPr>
            <w:tcW w:w="1818" w:type="dxa"/>
          </w:tcPr>
          <w:p w:rsidR="00093496" w:rsidRPr="00093496" w:rsidRDefault="00093496" w:rsidP="00093496">
            <w:pPr>
              <w:rPr>
                <w:b/>
              </w:rPr>
            </w:pPr>
            <w:r w:rsidRPr="00093496">
              <w:rPr>
                <w:b/>
              </w:rPr>
              <w:t>Revision</w:t>
            </w:r>
          </w:p>
        </w:tc>
        <w:tc>
          <w:tcPr>
            <w:tcW w:w="1800" w:type="dxa"/>
          </w:tcPr>
          <w:p w:rsidR="00093496" w:rsidRPr="00093496" w:rsidRDefault="00093496" w:rsidP="00093496">
            <w:pPr>
              <w:rPr>
                <w:b/>
              </w:rPr>
            </w:pPr>
            <w:r w:rsidRPr="00093496">
              <w:rPr>
                <w:b/>
              </w:rPr>
              <w:t>Date</w:t>
            </w:r>
          </w:p>
        </w:tc>
        <w:tc>
          <w:tcPr>
            <w:tcW w:w="5958" w:type="dxa"/>
          </w:tcPr>
          <w:p w:rsidR="00093496" w:rsidRPr="00093496" w:rsidRDefault="00093496" w:rsidP="00093496">
            <w:pPr>
              <w:rPr>
                <w:b/>
              </w:rPr>
            </w:pPr>
            <w:r w:rsidRPr="00093496">
              <w:rPr>
                <w:b/>
              </w:rPr>
              <w:t>Description</w:t>
            </w:r>
          </w:p>
        </w:tc>
      </w:tr>
      <w:tr w:rsidR="00093496" w:rsidTr="00093496">
        <w:tc>
          <w:tcPr>
            <w:tcW w:w="1818" w:type="dxa"/>
          </w:tcPr>
          <w:p w:rsidR="00093496" w:rsidRDefault="00093496" w:rsidP="00093496"/>
        </w:tc>
        <w:tc>
          <w:tcPr>
            <w:tcW w:w="1800" w:type="dxa"/>
          </w:tcPr>
          <w:p w:rsidR="00093496" w:rsidRDefault="00220CB3">
            <w:r>
              <w:t>5/19/2018</w:t>
            </w:r>
          </w:p>
        </w:tc>
        <w:tc>
          <w:tcPr>
            <w:tcW w:w="5958" w:type="dxa"/>
          </w:tcPr>
          <w:p w:rsidR="00093496" w:rsidRDefault="00220CB3" w:rsidP="00093496">
            <w:r>
              <w:t>Initial version</w:t>
            </w:r>
          </w:p>
        </w:tc>
      </w:tr>
      <w:tr w:rsidR="007876C3" w:rsidTr="00093496">
        <w:tc>
          <w:tcPr>
            <w:tcW w:w="1818" w:type="dxa"/>
          </w:tcPr>
          <w:p w:rsidR="007876C3" w:rsidRDefault="007876C3" w:rsidP="00093496">
            <w:r>
              <w:t>1</w:t>
            </w:r>
          </w:p>
        </w:tc>
        <w:tc>
          <w:tcPr>
            <w:tcW w:w="1800" w:type="dxa"/>
          </w:tcPr>
          <w:p w:rsidR="007876C3" w:rsidRDefault="007876C3">
            <w:r>
              <w:t>5/21/2018</w:t>
            </w:r>
          </w:p>
        </w:tc>
        <w:tc>
          <w:tcPr>
            <w:tcW w:w="5958" w:type="dxa"/>
          </w:tcPr>
          <w:p w:rsidR="007876C3" w:rsidRDefault="007876C3" w:rsidP="00093496">
            <w:r>
              <w:t>Incorporated feedback from Jun and Ray</w:t>
            </w:r>
          </w:p>
        </w:tc>
      </w:tr>
      <w:tr w:rsidR="00E02FA3" w:rsidTr="00093496">
        <w:trPr>
          <w:ins w:id="377" w:author="Dave Cracknell" w:date="2018-06-01T15:13:00Z"/>
        </w:trPr>
        <w:tc>
          <w:tcPr>
            <w:tcW w:w="1818" w:type="dxa"/>
          </w:tcPr>
          <w:p w:rsidR="00E02FA3" w:rsidRDefault="00E02FA3" w:rsidP="00093496">
            <w:pPr>
              <w:rPr>
                <w:ins w:id="378" w:author="Dave Cracknell" w:date="2018-06-01T15:13:00Z"/>
              </w:rPr>
            </w:pPr>
            <w:ins w:id="379" w:author="Dave Cracknell" w:date="2018-06-01T15:13:00Z">
              <w:r>
                <w:t>2</w:t>
              </w:r>
            </w:ins>
          </w:p>
        </w:tc>
        <w:tc>
          <w:tcPr>
            <w:tcW w:w="1800" w:type="dxa"/>
          </w:tcPr>
          <w:p w:rsidR="00E02FA3" w:rsidRDefault="00E02FA3">
            <w:pPr>
              <w:rPr>
                <w:ins w:id="380" w:author="Dave Cracknell" w:date="2018-06-01T15:13:00Z"/>
              </w:rPr>
            </w:pPr>
            <w:ins w:id="381" w:author="Dave Cracknell" w:date="2018-06-01T15:13:00Z">
              <w:r>
                <w:t>6/1/2018</w:t>
              </w:r>
            </w:ins>
          </w:p>
        </w:tc>
        <w:tc>
          <w:tcPr>
            <w:tcW w:w="5958" w:type="dxa"/>
          </w:tcPr>
          <w:p w:rsidR="00E02FA3" w:rsidRDefault="00B253AA" w:rsidP="00B253AA">
            <w:pPr>
              <w:pStyle w:val="ListParagraph"/>
              <w:numPr>
                <w:ilvl w:val="0"/>
                <w:numId w:val="7"/>
              </w:numPr>
              <w:rPr>
                <w:ins w:id="382" w:author="Dave Cracknell" w:date="2018-06-01T15:14:00Z"/>
              </w:rPr>
              <w:pPrChange w:id="383" w:author="Dave Cracknell" w:date="2018-06-01T15:15:00Z">
                <w:pPr/>
              </w:pPrChange>
            </w:pPr>
            <w:ins w:id="384" w:author="Dave Cracknell" w:date="2018-06-01T15:14:00Z">
              <w:r>
                <w:t>Moved TRUNCATE to R3.4.1</w:t>
              </w:r>
            </w:ins>
          </w:p>
          <w:p w:rsidR="00B253AA" w:rsidRDefault="00B253AA" w:rsidP="00B253AA">
            <w:pPr>
              <w:pStyle w:val="ListParagraph"/>
              <w:numPr>
                <w:ilvl w:val="0"/>
                <w:numId w:val="7"/>
              </w:numPr>
              <w:rPr>
                <w:ins w:id="385" w:author="Dave Cracknell" w:date="2018-06-01T15:15:00Z"/>
              </w:rPr>
              <w:pPrChange w:id="386" w:author="Dave Cracknell" w:date="2018-06-01T15:15:00Z">
                <w:pPr/>
              </w:pPrChange>
            </w:pPr>
            <w:ins w:id="387" w:author="Dave Cracknell" w:date="2018-06-01T15:14:00Z">
              <w:r>
                <w:t>Split HDFS Write interface across R3.4.1 and R3.5</w:t>
              </w:r>
            </w:ins>
          </w:p>
          <w:p w:rsidR="00B253AA" w:rsidRDefault="00B253AA" w:rsidP="00B253AA">
            <w:pPr>
              <w:pStyle w:val="ListParagraph"/>
              <w:numPr>
                <w:ilvl w:val="0"/>
                <w:numId w:val="7"/>
              </w:numPr>
              <w:rPr>
                <w:ins w:id="388" w:author="Dave Cracknell" w:date="2018-06-01T16:06:00Z"/>
              </w:rPr>
            </w:pPr>
            <w:ins w:id="389" w:author="Dave Cracknell" w:date="2018-06-01T15:15:00Z">
              <w:r>
                <w:t>Added rapids-shell integration with Unified JDBC Driver to R3.4.1</w:t>
              </w:r>
            </w:ins>
          </w:p>
          <w:p w:rsidR="00A64937" w:rsidRDefault="00A64937" w:rsidP="00B253AA">
            <w:pPr>
              <w:pStyle w:val="ListParagraph"/>
              <w:numPr>
                <w:ilvl w:val="0"/>
                <w:numId w:val="7"/>
              </w:numPr>
              <w:rPr>
                <w:ins w:id="390" w:author="Dave Cracknell" w:date="2018-06-01T15:13:00Z"/>
              </w:rPr>
              <w:pPrChange w:id="391" w:author="Dave Cracknell" w:date="2018-06-01T15:15:00Z">
                <w:pPr/>
              </w:pPrChange>
            </w:pPr>
            <w:ins w:id="392" w:author="Dave Cracknell" w:date="2018-06-01T16:06:00Z">
              <w:r>
                <w:t xml:space="preserve">Added NOTE to </w:t>
              </w:r>
            </w:ins>
            <w:ins w:id="393" w:author="Dave Cracknell" w:date="2018-06-01T16:07:00Z">
              <w:r>
                <w:t xml:space="preserve">the </w:t>
              </w:r>
            </w:ins>
            <w:ins w:id="394" w:author="Dave Cracknell" w:date="2018-06-01T16:06:00Z">
              <w:r>
                <w:t>User Authentication project noting that this is currently not committed to the R3.5 release</w:t>
              </w:r>
            </w:ins>
          </w:p>
        </w:tc>
      </w:tr>
    </w:tbl>
    <w:p w:rsidR="00093496" w:rsidRDefault="00093496" w:rsidP="00093496"/>
    <w:p w:rsidR="005011BA" w:rsidRDefault="00B6212C" w:rsidP="007203BC">
      <w:pPr>
        <w:pStyle w:val="Heading1"/>
        <w:numPr>
          <w:ilvl w:val="0"/>
          <w:numId w:val="1"/>
        </w:numPr>
      </w:pPr>
      <w:bookmarkStart w:id="395" w:name="_Toc515632494"/>
      <w:r>
        <w:t>Release Approval Process</w:t>
      </w:r>
      <w:bookmarkEnd w:id="395"/>
    </w:p>
    <w:p w:rsidR="00B6212C" w:rsidRDefault="00B6212C" w:rsidP="00DF0239">
      <w:r>
        <w:t>The following describes the approval process that will be followed for each of the releases documented in this plan.</w:t>
      </w:r>
    </w:p>
    <w:p w:rsidR="00B6212C" w:rsidRDefault="00B6212C" w:rsidP="007203BC">
      <w:pPr>
        <w:pStyle w:val="ListParagraph"/>
        <w:numPr>
          <w:ilvl w:val="0"/>
          <w:numId w:val="2"/>
        </w:numPr>
      </w:pPr>
      <w:r w:rsidRPr="00DF0239">
        <w:rPr>
          <w:b/>
        </w:rPr>
        <w:t>Development Plan</w:t>
      </w:r>
      <w:r>
        <w:t xml:space="preserve"> - the Development plan (this document) reflects the plan to deliver the features that were agreed to in discussions between Development and the Field team.   This document will be signed off by Development and the Field, and will be updated as needed, for example, to update the release schedule.  Any updates will need to be signed off.</w:t>
      </w:r>
    </w:p>
    <w:p w:rsidR="00B6212C" w:rsidRDefault="00B6212C" w:rsidP="007203BC">
      <w:pPr>
        <w:pStyle w:val="ListParagraph"/>
        <w:numPr>
          <w:ilvl w:val="0"/>
          <w:numId w:val="2"/>
        </w:numPr>
      </w:pPr>
      <w:r w:rsidRPr="00DF0239">
        <w:rPr>
          <w:b/>
        </w:rPr>
        <w:t>Feature (External) Specifications</w:t>
      </w:r>
      <w:r>
        <w:t xml:space="preserve"> – a Feature Specification provides details on how a feature (or set of related features) will be exposed to the end-user.   A Feature Specification will generally not include details on the internal implementation.  The goal of these documents is to make certain that the Field team understands what is to be delivered and to resolve any issues before Development starts the actual implementation.   Any changes that come about to the Feature Specifications as part of this sign-off could impact the Development Plan, in which case the Development Plan will be </w:t>
      </w:r>
      <w:proofErr w:type="gramStart"/>
      <w:r>
        <w:t>updated</w:t>
      </w:r>
      <w:proofErr w:type="gramEnd"/>
      <w:r>
        <w:t xml:space="preserve"> and any changes signed off.  The Feature Specification should be sufficiently detailed to allow the Field team to design the Acceptance tests.  The Feature Specification will be signed off by both Development and the Field.</w:t>
      </w:r>
    </w:p>
    <w:p w:rsidR="00B6212C" w:rsidRDefault="00B6212C" w:rsidP="007203BC">
      <w:pPr>
        <w:pStyle w:val="ListParagraph"/>
        <w:numPr>
          <w:ilvl w:val="0"/>
          <w:numId w:val="2"/>
        </w:numPr>
      </w:pPr>
      <w:r w:rsidRPr="00DF0239">
        <w:rPr>
          <w:b/>
        </w:rPr>
        <w:t xml:space="preserve">Acceptance Test </w:t>
      </w:r>
      <w:r w:rsidR="009A179E">
        <w:rPr>
          <w:b/>
        </w:rPr>
        <w:t>D</w:t>
      </w:r>
      <w:r w:rsidRPr="00DF0239">
        <w:rPr>
          <w:b/>
        </w:rPr>
        <w:t>ocument</w:t>
      </w:r>
      <w:r>
        <w:t xml:space="preserve"> – this will be a document or s/sheet prepared by the Field to describe a set of tests for verifying that the features delivered meet the Field’s expectations.   This document will be reviewed and signed off by Development which will ensure that the tests are in sync with the feature(s) being delivered.   If there are questions about how to test specific features, then Bev and/or the developers will be available to provide help and guidance.  </w:t>
      </w:r>
    </w:p>
    <w:p w:rsidR="00B6212C" w:rsidRPr="00971B3E" w:rsidRDefault="00B6212C" w:rsidP="007203BC">
      <w:pPr>
        <w:pStyle w:val="ListParagraph"/>
        <w:numPr>
          <w:ilvl w:val="0"/>
          <w:numId w:val="2"/>
        </w:numPr>
      </w:pPr>
      <w:r w:rsidRPr="00DF0239">
        <w:rPr>
          <w:b/>
        </w:rPr>
        <w:t>Acceptance of Release</w:t>
      </w:r>
      <w:r>
        <w:t xml:space="preserve"> – After Development has successfully completed QA for a release, Development will deliver the release to the Field for Acceptance testing.  The Release will include the final set of manuals and Release Notes, which the Field will also review </w:t>
      </w:r>
      <w:proofErr w:type="gramStart"/>
      <w:r>
        <w:t>and also</w:t>
      </w:r>
      <w:proofErr w:type="gramEnd"/>
      <w:r>
        <w:t xml:space="preserve"> sign off on.  At this time the Field will run their Acceptance tests, and then sign off on the Acceptance Tests when they are satisfied with the Release.   If problems are found during the Acceptance </w:t>
      </w:r>
      <w:r>
        <w:lastRenderedPageBreak/>
        <w:t>testing that need to be fixed, then this phase will get repeated once the fix has been completed and the release QA’d again with the fix(es).</w:t>
      </w:r>
    </w:p>
    <w:p w:rsidR="00B6212C" w:rsidRDefault="00B6212C" w:rsidP="00DF0239">
      <w:pPr>
        <w:pStyle w:val="Heading1"/>
      </w:pPr>
      <w:bookmarkStart w:id="396" w:name="_Toc515632495"/>
      <w:r>
        <w:t>4.</w:t>
      </w:r>
      <w:r>
        <w:tab/>
        <w:t>Release Plan</w:t>
      </w:r>
      <w:bookmarkEnd w:id="396"/>
    </w:p>
    <w:p w:rsidR="00B6212C" w:rsidRDefault="00B6212C" w:rsidP="00DF0239">
      <w:r>
        <w:t>The diagram below shows an overview of the releases covered by this document</w:t>
      </w:r>
      <w:r w:rsidR="009364AB">
        <w:t>:</w:t>
      </w:r>
    </w:p>
    <w:p w:rsidR="009364AB" w:rsidRPr="00971B3E" w:rsidRDefault="00D01557" w:rsidP="00DF0239">
      <w:r w:rsidRPr="00D01557">
        <w:rPr>
          <w:noProof/>
        </w:rPr>
        <w:t xml:space="preserve"> </w:t>
      </w:r>
      <w:r w:rsidR="00AA12D0" w:rsidRPr="00AA12D0">
        <w:rPr>
          <w:noProof/>
        </w:rPr>
        <w:t xml:space="preserve"> </w:t>
      </w:r>
      <w:del w:id="397" w:author="Dave Cracknell" w:date="2018-06-01T15:25:00Z">
        <w:r w:rsidR="009267DD" w:rsidDel="00B253AA">
          <w:rPr>
            <w:noProof/>
          </w:rPr>
          <w:drawing>
            <wp:inline distT="0" distB="0" distL="0" distR="0" wp14:anchorId="0B298607" wp14:editId="6135D30B">
              <wp:extent cx="5943600" cy="4420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20235"/>
                      </a:xfrm>
                      <a:prstGeom prst="rect">
                        <a:avLst/>
                      </a:prstGeom>
                    </pic:spPr>
                  </pic:pic>
                </a:graphicData>
              </a:graphic>
            </wp:inline>
          </w:drawing>
        </w:r>
      </w:del>
      <w:ins w:id="398" w:author="Dave Cracknell" w:date="2018-06-01T15:26:00Z">
        <w:r w:rsidR="00B253AA" w:rsidRPr="00B253AA">
          <w:rPr>
            <w:noProof/>
          </w:rPr>
          <w:t xml:space="preserve"> </w:t>
        </w:r>
        <w:r w:rsidR="00B253AA">
          <w:rPr>
            <w:noProof/>
          </w:rPr>
          <w:drawing>
            <wp:inline distT="0" distB="0" distL="0" distR="0" wp14:anchorId="400E17C5" wp14:editId="233A64C2">
              <wp:extent cx="5943600" cy="44157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15790"/>
                      </a:xfrm>
                      <a:prstGeom prst="rect">
                        <a:avLst/>
                      </a:prstGeom>
                    </pic:spPr>
                  </pic:pic>
                </a:graphicData>
              </a:graphic>
            </wp:inline>
          </w:drawing>
        </w:r>
      </w:ins>
    </w:p>
    <w:p w:rsidR="005D7ED4" w:rsidRDefault="009364AB" w:rsidP="005D7ED4">
      <w:pPr>
        <w:pStyle w:val="Heading2"/>
      </w:pPr>
      <w:bookmarkStart w:id="399" w:name="_Toc515632496"/>
      <w:r>
        <w:t>4</w:t>
      </w:r>
      <w:r w:rsidR="005D7ED4">
        <w:t>.1</w:t>
      </w:r>
      <w:r w:rsidR="005D7ED4">
        <w:tab/>
      </w:r>
      <w:r>
        <w:t>Release 3.</w:t>
      </w:r>
      <w:r w:rsidR="00D25A46">
        <w:t>3.1</w:t>
      </w:r>
      <w:bookmarkEnd w:id="399"/>
    </w:p>
    <w:p w:rsidR="009A179E" w:rsidRDefault="009A179E" w:rsidP="00DF0239"/>
    <w:p w:rsidR="009A179E" w:rsidRPr="00DF0239" w:rsidRDefault="009A179E" w:rsidP="00DF0239">
      <w:r w:rsidRPr="001270FB">
        <w:rPr>
          <w:b/>
        </w:rPr>
        <w:t xml:space="preserve">Delivery date: </w:t>
      </w:r>
      <w:r w:rsidR="0083582A">
        <w:rPr>
          <w:b/>
        </w:rPr>
        <w:t xml:space="preserve">February </w:t>
      </w:r>
      <w:r w:rsidR="00D25A46">
        <w:rPr>
          <w:b/>
        </w:rPr>
        <w:t>15</w:t>
      </w:r>
      <w:r w:rsidR="0083582A">
        <w:rPr>
          <w:b/>
        </w:rPr>
        <w:t>th</w:t>
      </w:r>
      <w:r w:rsidRPr="001270FB">
        <w:rPr>
          <w:b/>
        </w:rPr>
        <w:t>, 201</w:t>
      </w:r>
      <w:r w:rsidR="00D25A46">
        <w:rPr>
          <w:b/>
        </w:rPr>
        <w:t>8</w:t>
      </w:r>
    </w:p>
    <w:p w:rsidR="009364AB" w:rsidRDefault="009364AB" w:rsidP="00DF0239">
      <w:pPr>
        <w:pStyle w:val="Heading3"/>
      </w:pPr>
      <w:bookmarkStart w:id="400" w:name="_Toc515632497"/>
      <w:r>
        <w:t>4.1.1</w:t>
      </w:r>
      <w:r>
        <w:tab/>
      </w:r>
      <w:r w:rsidR="00304DFE">
        <w:t>Delimited File Support – Phase 1</w:t>
      </w:r>
      <w:bookmarkEnd w:id="400"/>
    </w:p>
    <w:p w:rsidR="009364AB" w:rsidRDefault="00304DFE" w:rsidP="00304DFE">
      <w:pPr>
        <w:pStyle w:val="Heading4"/>
      </w:pPr>
      <w:bookmarkStart w:id="401" w:name="_Toc515632498"/>
      <w:r>
        <w:t>4.1.1.1</w:t>
      </w:r>
      <w:r>
        <w:tab/>
        <w:t>Hadoop Connector</w:t>
      </w:r>
      <w:bookmarkEnd w:id="401"/>
    </w:p>
    <w:p w:rsidR="00304DFE" w:rsidRDefault="00304DFE" w:rsidP="00304DFE">
      <w:pPr>
        <w:spacing w:after="200" w:line="276" w:lineRule="auto"/>
        <w:contextualSpacing/>
      </w:pPr>
      <w:r>
        <w:t>Support for the following options when reading delimited files from HDFS:</w:t>
      </w:r>
    </w:p>
    <w:p w:rsidR="00304DFE" w:rsidRDefault="00304DFE" w:rsidP="007203BC">
      <w:pPr>
        <w:pStyle w:val="ListParagraph"/>
        <w:numPr>
          <w:ilvl w:val="0"/>
          <w:numId w:val="4"/>
        </w:numPr>
        <w:spacing w:after="200" w:line="276" w:lineRule="auto"/>
        <w:contextualSpacing/>
      </w:pPr>
      <w:r>
        <w:t>DELIMITER</w:t>
      </w:r>
    </w:p>
    <w:p w:rsidR="00304DFE" w:rsidRDefault="00304DFE" w:rsidP="007203BC">
      <w:pPr>
        <w:pStyle w:val="ListParagraph"/>
        <w:numPr>
          <w:ilvl w:val="0"/>
          <w:numId w:val="4"/>
        </w:numPr>
        <w:spacing w:after="200" w:line="276" w:lineRule="auto"/>
        <w:contextualSpacing/>
      </w:pPr>
      <w:r>
        <w:t>TERMINATOR</w:t>
      </w:r>
    </w:p>
    <w:p w:rsidR="00304DFE" w:rsidRDefault="00304DFE" w:rsidP="007203BC">
      <w:pPr>
        <w:pStyle w:val="ListParagraph"/>
        <w:numPr>
          <w:ilvl w:val="0"/>
          <w:numId w:val="4"/>
        </w:numPr>
        <w:spacing w:after="200" w:line="276" w:lineRule="auto"/>
        <w:contextualSpacing/>
      </w:pPr>
      <w:r>
        <w:t>ENCLOSED_BY</w:t>
      </w:r>
    </w:p>
    <w:p w:rsidR="00304DFE" w:rsidRDefault="00304DFE" w:rsidP="007203BC">
      <w:pPr>
        <w:pStyle w:val="ListParagraph"/>
        <w:numPr>
          <w:ilvl w:val="0"/>
          <w:numId w:val="4"/>
        </w:numPr>
        <w:spacing w:after="200" w:line="276" w:lineRule="auto"/>
        <w:contextualSpacing/>
      </w:pPr>
      <w:r>
        <w:t>ESCAPE_CHAR</w:t>
      </w:r>
    </w:p>
    <w:p w:rsidR="00304DFE" w:rsidRDefault="00304DFE" w:rsidP="00304DFE">
      <w:pPr>
        <w:pStyle w:val="Heading4"/>
      </w:pPr>
      <w:bookmarkStart w:id="402" w:name="_Toc515632499"/>
      <w:r>
        <w:lastRenderedPageBreak/>
        <w:t>4.1.1.2</w:t>
      </w:r>
      <w:r>
        <w:tab/>
      </w:r>
      <w:proofErr w:type="spellStart"/>
      <w:r>
        <w:t>RapidsSE</w:t>
      </w:r>
      <w:bookmarkEnd w:id="402"/>
      <w:proofErr w:type="spellEnd"/>
    </w:p>
    <w:p w:rsidR="00304DFE" w:rsidRDefault="00304DFE" w:rsidP="00304DFE">
      <w:pPr>
        <w:spacing w:after="200" w:line="276" w:lineRule="auto"/>
        <w:contextualSpacing/>
      </w:pPr>
      <w:r>
        <w:t xml:space="preserve">Support for the following options when reading loading files into </w:t>
      </w:r>
      <w:proofErr w:type="spellStart"/>
      <w:r>
        <w:t>RapidsSE</w:t>
      </w:r>
      <w:proofErr w:type="spellEnd"/>
      <w:r>
        <w:t>:</w:t>
      </w:r>
    </w:p>
    <w:p w:rsidR="00304DFE" w:rsidRDefault="00304DFE" w:rsidP="007203BC">
      <w:pPr>
        <w:pStyle w:val="ListParagraph"/>
        <w:numPr>
          <w:ilvl w:val="0"/>
          <w:numId w:val="4"/>
        </w:numPr>
        <w:spacing w:after="200" w:line="276" w:lineRule="auto"/>
        <w:contextualSpacing/>
      </w:pPr>
      <w:r>
        <w:t>DELIMITER</w:t>
      </w:r>
    </w:p>
    <w:p w:rsidR="00304DFE" w:rsidRDefault="00304DFE" w:rsidP="007203BC">
      <w:pPr>
        <w:pStyle w:val="ListParagraph"/>
        <w:numPr>
          <w:ilvl w:val="0"/>
          <w:numId w:val="4"/>
        </w:numPr>
        <w:spacing w:after="200" w:line="276" w:lineRule="auto"/>
        <w:contextualSpacing/>
      </w:pPr>
      <w:r>
        <w:t>TERMINATOR</w:t>
      </w:r>
    </w:p>
    <w:p w:rsidR="00304DFE" w:rsidRDefault="00304DFE" w:rsidP="007203BC">
      <w:pPr>
        <w:pStyle w:val="ListParagraph"/>
        <w:numPr>
          <w:ilvl w:val="0"/>
          <w:numId w:val="4"/>
        </w:numPr>
        <w:spacing w:after="200" w:line="276" w:lineRule="auto"/>
        <w:contextualSpacing/>
      </w:pPr>
      <w:r>
        <w:t>ENCLOSED_BY</w:t>
      </w:r>
    </w:p>
    <w:p w:rsidR="00304DFE" w:rsidRPr="00304DFE" w:rsidRDefault="00304DFE" w:rsidP="007203BC">
      <w:pPr>
        <w:pStyle w:val="ListParagraph"/>
        <w:numPr>
          <w:ilvl w:val="0"/>
          <w:numId w:val="4"/>
        </w:numPr>
        <w:spacing w:after="200" w:line="276" w:lineRule="auto"/>
        <w:contextualSpacing/>
      </w:pPr>
      <w:r>
        <w:t>ESCAPE_CHAR</w:t>
      </w:r>
    </w:p>
    <w:p w:rsidR="00324F62" w:rsidRDefault="00055994" w:rsidP="00304DFE">
      <w:pPr>
        <w:pStyle w:val="Heading3"/>
      </w:pPr>
      <w:bookmarkStart w:id="403" w:name="_Toc515632500"/>
      <w:r>
        <w:t>4.1.2</w:t>
      </w:r>
      <w:r>
        <w:tab/>
        <w:t>Hadoop csv Connector</w:t>
      </w:r>
      <w:r w:rsidR="00304DFE">
        <w:t>: Hive-style partitioning</w:t>
      </w:r>
      <w:bookmarkEnd w:id="403"/>
    </w:p>
    <w:p w:rsidR="00324F62" w:rsidRDefault="00324F62" w:rsidP="00324F62">
      <w:r>
        <w:t xml:space="preserve">The Hadoop csv Connector will support Hive-style partitioning, so that in the case where the query predicate includes part of </w:t>
      </w:r>
      <w:proofErr w:type="gramStart"/>
      <w:r>
        <w:t>all of</w:t>
      </w:r>
      <w:proofErr w:type="gramEnd"/>
      <w:r>
        <w:t xml:space="preserve"> partitioning key(s), the Connector will only read the corresponding partition data files instead of all the data files for the table.  A new PARTITION_BY clause will be supported when defining the table schema:</w:t>
      </w:r>
    </w:p>
    <w:p w:rsidR="00324F62" w:rsidRDefault="00324F62" w:rsidP="00324F62">
      <w:pPr>
        <w:ind w:firstLine="720"/>
      </w:pPr>
      <w:r>
        <w:t>PARTITION</w:t>
      </w:r>
      <w:r w:rsidR="00304DFE">
        <w:t xml:space="preserve"> </w:t>
      </w:r>
      <w:r>
        <w:t>BY</w:t>
      </w:r>
      <w:r w:rsidR="00304DFE">
        <w:t xml:space="preserve"> VALUE ON</w:t>
      </w:r>
      <w:r>
        <w:t xml:space="preserve"> (column</w:t>
      </w:r>
      <w:proofErr w:type="gramStart"/>
      <w:r>
        <w:t>[,column</w:t>
      </w:r>
      <w:proofErr w:type="gramEnd"/>
      <w:r>
        <w:t>] … [,column])</w:t>
      </w:r>
    </w:p>
    <w:p w:rsidR="00324F62" w:rsidRDefault="00324F62" w:rsidP="00324F62"/>
    <w:p w:rsidR="00324F62" w:rsidRDefault="00324F62" w:rsidP="00324F62">
      <w:r>
        <w:t>For example:</w:t>
      </w:r>
    </w:p>
    <w:p w:rsidR="00324F62" w:rsidRDefault="00324F62" w:rsidP="00324F62">
      <w:r>
        <w:t xml:space="preserve">CREATE CONNECTOR csv TYPE HADOOP WITH </w:t>
      </w:r>
      <w:proofErr w:type="spellStart"/>
      <w:r>
        <w:t>hdfs</w:t>
      </w:r>
      <w:proofErr w:type="spellEnd"/>
      <w:r>
        <w:t>='</w:t>
      </w:r>
      <w:proofErr w:type="spellStart"/>
      <w:r>
        <w:t>hdfs</w:t>
      </w:r>
      <w:proofErr w:type="spellEnd"/>
      <w:r>
        <w:t>://localhost:9000', format=’csv’</w:t>
      </w:r>
    </w:p>
    <w:p w:rsidR="00324F62" w:rsidRDefault="00324F62" w:rsidP="00324F62">
      <w:r>
        <w:t xml:space="preserve">  CATALOG *</w:t>
      </w:r>
    </w:p>
    <w:p w:rsidR="00324F62" w:rsidRDefault="00324F62" w:rsidP="00324F62">
      <w:r>
        <w:t xml:space="preserve">  SCHEMA *</w:t>
      </w:r>
    </w:p>
    <w:p w:rsidR="00324F62" w:rsidRDefault="00324F62" w:rsidP="00324F62">
      <w:r>
        <w:t xml:space="preserve">  TABLE user</w:t>
      </w:r>
    </w:p>
    <w:p w:rsidR="00324F62" w:rsidRDefault="00324F62" w:rsidP="00324F62">
      <w:r>
        <w:t xml:space="preserve">    WITH file='/</w:t>
      </w:r>
      <w:r w:rsidR="00C8406D">
        <w:t>data/user’</w:t>
      </w:r>
    </w:p>
    <w:p w:rsidR="00324F62" w:rsidRDefault="00324F62" w:rsidP="00324F62">
      <w:r>
        <w:t xml:space="preserve">    USING (</w:t>
      </w:r>
    </w:p>
    <w:p w:rsidR="00324F62" w:rsidRDefault="00324F62" w:rsidP="00324F62">
      <w:r>
        <w:t xml:space="preserve">      </w:t>
      </w:r>
      <w:proofErr w:type="spellStart"/>
      <w:r>
        <w:t>userid</w:t>
      </w:r>
      <w:proofErr w:type="spellEnd"/>
      <w:r>
        <w:t xml:space="preserve">     INTEGER,</w:t>
      </w:r>
    </w:p>
    <w:p w:rsidR="00324F62" w:rsidRDefault="00324F62" w:rsidP="00324F62">
      <w:r>
        <w:t xml:space="preserve">      </w:t>
      </w:r>
      <w:proofErr w:type="spellStart"/>
      <w:r>
        <w:t>first_name</w:t>
      </w:r>
      <w:proofErr w:type="spellEnd"/>
      <w:r>
        <w:t xml:space="preserve"> VARCHAR,</w:t>
      </w:r>
    </w:p>
    <w:p w:rsidR="00324F62" w:rsidRDefault="00C8406D" w:rsidP="00324F62">
      <w:r>
        <w:t xml:space="preserve">      </w:t>
      </w:r>
      <w:proofErr w:type="spellStart"/>
      <w:r>
        <w:t>last_</w:t>
      </w:r>
      <w:proofErr w:type="gramStart"/>
      <w:r>
        <w:t>name</w:t>
      </w:r>
      <w:proofErr w:type="spellEnd"/>
      <w:r>
        <w:t xml:space="preserve">  VARCHAR</w:t>
      </w:r>
      <w:proofErr w:type="gramEnd"/>
      <w:r w:rsidR="00324F62">
        <w:t>,</w:t>
      </w:r>
    </w:p>
    <w:p w:rsidR="00324F62" w:rsidRDefault="00C8406D" w:rsidP="00324F62">
      <w:r>
        <w:t xml:space="preserve">      address1   VARCHAR</w:t>
      </w:r>
      <w:r w:rsidR="00324F62">
        <w:t>,</w:t>
      </w:r>
    </w:p>
    <w:p w:rsidR="00324F62" w:rsidRDefault="00C8406D" w:rsidP="00324F62">
      <w:r>
        <w:t xml:space="preserve">      address2   VARCHAR</w:t>
      </w:r>
      <w:r w:rsidR="00324F62">
        <w:t>,</w:t>
      </w:r>
    </w:p>
    <w:p w:rsidR="00324F62" w:rsidRDefault="00C8406D" w:rsidP="00324F62">
      <w:r>
        <w:t xml:space="preserve">      city       VARCHAR</w:t>
      </w:r>
      <w:r w:rsidR="00324F62">
        <w:t>,</w:t>
      </w:r>
    </w:p>
    <w:p w:rsidR="00324F62" w:rsidRDefault="00324F62" w:rsidP="00324F62">
      <w:r>
        <w:t xml:space="preserve">      </w:t>
      </w:r>
      <w:proofErr w:type="spellStart"/>
      <w:r>
        <w:t>zi</w:t>
      </w:r>
      <w:r w:rsidR="00C8406D">
        <w:t>p_code</w:t>
      </w:r>
      <w:proofErr w:type="spellEnd"/>
      <w:r w:rsidR="00C8406D">
        <w:t xml:space="preserve">   VARCHAR</w:t>
      </w:r>
      <w:r>
        <w:t>,</w:t>
      </w:r>
    </w:p>
    <w:p w:rsidR="00324F62" w:rsidRDefault="00C8406D" w:rsidP="00324F62">
      <w:r>
        <w:t xml:space="preserve">      state      VARCHAR</w:t>
      </w:r>
      <w:r w:rsidR="00324F62">
        <w:t>,</w:t>
      </w:r>
    </w:p>
    <w:p w:rsidR="00324F62" w:rsidRDefault="00C8406D" w:rsidP="00324F62">
      <w:r>
        <w:t xml:space="preserve">      region     VARCHAR</w:t>
      </w:r>
      <w:r w:rsidR="00324F62">
        <w:t>,</w:t>
      </w:r>
    </w:p>
    <w:p w:rsidR="00324F62" w:rsidRDefault="00C8406D" w:rsidP="00324F62">
      <w:r>
        <w:t xml:space="preserve">      country    VARCHAR</w:t>
      </w:r>
    </w:p>
    <w:p w:rsidR="00324F62" w:rsidRDefault="00324F62" w:rsidP="00324F62">
      <w:r>
        <w:t>)</w:t>
      </w:r>
      <w:r w:rsidR="00E204BE">
        <w:t xml:space="preserve"> PARTITION BY </w:t>
      </w:r>
      <w:r w:rsidR="00304DFE">
        <w:t xml:space="preserve">VALUE ON </w:t>
      </w:r>
      <w:r w:rsidR="00E204BE">
        <w:t>(region, country)</w:t>
      </w:r>
      <w:r>
        <w:t>;</w:t>
      </w:r>
    </w:p>
    <w:p w:rsidR="00324F62" w:rsidRDefault="00324F62" w:rsidP="00324F62"/>
    <w:p w:rsidR="00324F62" w:rsidRDefault="00324F62" w:rsidP="00324F62">
      <w:r>
        <w:t>This table will be stored in HDFS as:</w:t>
      </w:r>
    </w:p>
    <w:p w:rsidR="00324F62" w:rsidRDefault="00C8406D" w:rsidP="00324F62">
      <w:r>
        <w:t>/data/user</w:t>
      </w:r>
      <w:r w:rsidR="00324F62">
        <w:t>/region=North America/country=US</w:t>
      </w:r>
    </w:p>
    <w:p w:rsidR="00324F62" w:rsidRDefault="00324F62" w:rsidP="00324F62">
      <w:r>
        <w:t>/</w:t>
      </w:r>
      <w:r w:rsidR="00C8406D">
        <w:t>data/user</w:t>
      </w:r>
      <w:r>
        <w:t>/region=North America/country=CA</w:t>
      </w:r>
    </w:p>
    <w:p w:rsidR="00324F62" w:rsidRDefault="00324F62" w:rsidP="00324F62">
      <w:r>
        <w:t>/</w:t>
      </w:r>
      <w:r w:rsidR="00C8406D">
        <w:t>data/user</w:t>
      </w:r>
      <w:r>
        <w:t>/region=South America/country=BR</w:t>
      </w:r>
    </w:p>
    <w:p w:rsidR="00324F62" w:rsidRDefault="00324F62" w:rsidP="00324F62">
      <w:r>
        <w:t>/</w:t>
      </w:r>
      <w:r w:rsidR="00C8406D">
        <w:t>data/user</w:t>
      </w:r>
      <w:r>
        <w:t>/region=South America/country=ME</w:t>
      </w:r>
    </w:p>
    <w:p w:rsidR="00324F62" w:rsidRDefault="00324F62" w:rsidP="00324F62"/>
    <w:p w:rsidR="00324F62" w:rsidRDefault="00324F62" w:rsidP="00324F62">
      <w:r>
        <w:t>For a query like:</w:t>
      </w:r>
    </w:p>
    <w:p w:rsidR="00324F62" w:rsidRDefault="00324F62" w:rsidP="00324F62">
      <w:r>
        <w:t xml:space="preserve">SELECT * FROM </w:t>
      </w:r>
      <w:r w:rsidR="00C8406D">
        <w:t xml:space="preserve">user </w:t>
      </w:r>
      <w:r>
        <w:t>WHERE region = ‘South America’ and country in (‘BR’, ‘ME’);</w:t>
      </w:r>
    </w:p>
    <w:p w:rsidR="00324F62" w:rsidRDefault="00324F62" w:rsidP="00324F62"/>
    <w:p w:rsidR="00324F62" w:rsidRDefault="00324F62" w:rsidP="00324F62">
      <w:r>
        <w:t>The connector should be able to utilize the predicates and read only the data files under the following two HDFS folders:</w:t>
      </w:r>
    </w:p>
    <w:p w:rsidR="00324F62" w:rsidRDefault="00C8406D" w:rsidP="00324F62">
      <w:r>
        <w:t>/data/user/</w:t>
      </w:r>
      <w:r w:rsidR="00324F62">
        <w:t>region=South America/country=BR</w:t>
      </w:r>
    </w:p>
    <w:p w:rsidR="00324F62" w:rsidRDefault="00C8406D" w:rsidP="00324F62">
      <w:r>
        <w:t>/data/user/</w:t>
      </w:r>
      <w:r w:rsidR="00324F62">
        <w:t>region=South America/country=ME</w:t>
      </w:r>
    </w:p>
    <w:p w:rsidR="00324F62" w:rsidRDefault="00324F62" w:rsidP="00324F62"/>
    <w:p w:rsidR="00C8406D" w:rsidRDefault="00C8406D" w:rsidP="00C8406D">
      <w:r>
        <w:rPr>
          <w:b/>
        </w:rPr>
        <w:lastRenderedPageBreak/>
        <w:t xml:space="preserve">NOTE:  </w:t>
      </w:r>
      <w:r>
        <w:t xml:space="preserve">The data files will </w:t>
      </w:r>
      <w:r w:rsidRPr="00D25A46">
        <w:rPr>
          <w:b/>
        </w:rPr>
        <w:t>not</w:t>
      </w:r>
      <w:r>
        <w:t xml:space="preserve"> include data for the region and country columns (this is the case with Hive).  In the query above, the Connector would return </w:t>
      </w:r>
      <w:proofErr w:type="gramStart"/>
      <w:r>
        <w:t>all of</w:t>
      </w:r>
      <w:proofErr w:type="gramEnd"/>
      <w:r>
        <w:t xml:space="preserve"> the columns, including the region and country columns, and the Connector would supply the values for the region and country columns (for this query the region column would return ‘South America’ and the country column would return ‘BR’ or ‘ME’).</w:t>
      </w:r>
    </w:p>
    <w:p w:rsidR="00ED6891" w:rsidRDefault="00ED6891" w:rsidP="00ED6891">
      <w:pPr>
        <w:pStyle w:val="Heading2"/>
      </w:pPr>
      <w:bookmarkStart w:id="404" w:name="_Toc515632501"/>
      <w:r>
        <w:t>4.</w:t>
      </w:r>
      <w:r w:rsidR="00304DFE">
        <w:t>2</w:t>
      </w:r>
      <w:r>
        <w:tab/>
        <w:t>Release 3.4</w:t>
      </w:r>
      <w:bookmarkEnd w:id="404"/>
    </w:p>
    <w:p w:rsidR="00ED6891" w:rsidRDefault="00ED6891" w:rsidP="00ED6891"/>
    <w:p w:rsidR="00ED6891" w:rsidRDefault="00ED6891" w:rsidP="00ED6891">
      <w:pPr>
        <w:rPr>
          <w:b/>
        </w:rPr>
      </w:pPr>
      <w:r w:rsidRPr="00DF0239">
        <w:rPr>
          <w:b/>
        </w:rPr>
        <w:t>Delivery date:</w:t>
      </w:r>
      <w:r w:rsidRPr="00DF0239">
        <w:rPr>
          <w:b/>
        </w:rPr>
        <w:tab/>
      </w:r>
      <w:r w:rsidR="0099013B">
        <w:rPr>
          <w:b/>
        </w:rPr>
        <w:t>April 24</w:t>
      </w:r>
      <w:r w:rsidR="0099013B" w:rsidRPr="0099013B">
        <w:rPr>
          <w:b/>
          <w:vertAlign w:val="superscript"/>
        </w:rPr>
        <w:t>th</w:t>
      </w:r>
      <w:r w:rsidR="004C687A">
        <w:rPr>
          <w:b/>
        </w:rPr>
        <w:t>, 2018</w:t>
      </w:r>
    </w:p>
    <w:p w:rsidR="0099013B" w:rsidRDefault="0099013B" w:rsidP="00671FEB">
      <w:pPr>
        <w:pStyle w:val="Heading3"/>
      </w:pPr>
      <w:bookmarkStart w:id="405" w:name="_Toc515632502"/>
      <w:r>
        <w:t>4.2.1</w:t>
      </w:r>
      <w:r>
        <w:tab/>
        <w:t>Delimited File Support Phase 2</w:t>
      </w:r>
      <w:bookmarkEnd w:id="405"/>
    </w:p>
    <w:p w:rsidR="0099013B" w:rsidRDefault="0099013B" w:rsidP="0099013B">
      <w:pPr>
        <w:spacing w:after="200" w:line="276" w:lineRule="auto"/>
        <w:contextualSpacing/>
      </w:pPr>
      <w:r>
        <w:t xml:space="preserve">The handling of the following options has been changed in the </w:t>
      </w:r>
      <w:proofErr w:type="spellStart"/>
      <w:r>
        <w:t>RapidsSE</w:t>
      </w:r>
      <w:proofErr w:type="spellEnd"/>
      <w:r>
        <w:t xml:space="preserve"> Loader and the Hadoop Connector:</w:t>
      </w:r>
    </w:p>
    <w:p w:rsidR="0099013B" w:rsidRDefault="0099013B" w:rsidP="007203BC">
      <w:pPr>
        <w:pStyle w:val="ListParagraph"/>
        <w:numPr>
          <w:ilvl w:val="0"/>
          <w:numId w:val="5"/>
        </w:numPr>
        <w:spacing w:after="200" w:line="276" w:lineRule="auto"/>
        <w:contextualSpacing/>
      </w:pPr>
      <w:r>
        <w:t>ENCLOSED_BY:</w:t>
      </w:r>
    </w:p>
    <w:p w:rsidR="0099013B" w:rsidRDefault="0099013B" w:rsidP="007203BC">
      <w:pPr>
        <w:pStyle w:val="ListParagraph"/>
        <w:numPr>
          <w:ilvl w:val="1"/>
          <w:numId w:val="5"/>
        </w:numPr>
        <w:spacing w:after="200" w:line="276" w:lineRule="auto"/>
        <w:contextualSpacing/>
      </w:pPr>
      <w:r>
        <w:t xml:space="preserve">The default has been changed to no enclosing characters </w:t>
      </w:r>
    </w:p>
    <w:p w:rsidR="0099013B" w:rsidRDefault="0099013B" w:rsidP="007203BC">
      <w:pPr>
        <w:pStyle w:val="ListParagraph"/>
        <w:numPr>
          <w:ilvl w:val="1"/>
          <w:numId w:val="5"/>
        </w:numPr>
        <w:spacing w:after="200" w:line="276" w:lineRule="auto"/>
        <w:contextualSpacing/>
      </w:pPr>
      <w:r>
        <w:t>All data types can now be optionally enclosed</w:t>
      </w:r>
    </w:p>
    <w:p w:rsidR="0099013B" w:rsidRDefault="0099013B" w:rsidP="007203BC">
      <w:pPr>
        <w:pStyle w:val="ListParagraph"/>
        <w:numPr>
          <w:ilvl w:val="1"/>
          <w:numId w:val="5"/>
        </w:numPr>
        <w:spacing w:after="200" w:line="276" w:lineRule="auto"/>
        <w:contextualSpacing/>
      </w:pPr>
      <w:r w:rsidRPr="00BF0E41">
        <w:t xml:space="preserve">ENCLOSED_BY </w:t>
      </w:r>
      <w:r>
        <w:t>has</w:t>
      </w:r>
      <w:r w:rsidRPr="00BF0E41">
        <w:t xml:space="preserve"> be</w:t>
      </w:r>
      <w:r>
        <w:t>en</w:t>
      </w:r>
      <w:r w:rsidRPr="00BF0E41">
        <w:t xml:space="preserve"> extended to allow for two characters, where the first character will define the start of the enclosing, and the second character will define the end of the enclosing</w:t>
      </w:r>
    </w:p>
    <w:p w:rsidR="0099013B" w:rsidRDefault="0099013B" w:rsidP="007203BC">
      <w:pPr>
        <w:pStyle w:val="ListParagraph"/>
        <w:numPr>
          <w:ilvl w:val="0"/>
          <w:numId w:val="5"/>
        </w:numPr>
        <w:spacing w:after="200" w:line="276" w:lineRule="auto"/>
        <w:contextualSpacing/>
      </w:pPr>
      <w:r>
        <w:t>DATE_FORMAT – this is a new option to configure how the date portion of timestamps are formatted</w:t>
      </w:r>
    </w:p>
    <w:p w:rsidR="0099013B" w:rsidRPr="0099013B" w:rsidRDefault="0099013B" w:rsidP="007203BC">
      <w:pPr>
        <w:pStyle w:val="ListParagraph"/>
        <w:numPr>
          <w:ilvl w:val="0"/>
          <w:numId w:val="5"/>
        </w:numPr>
        <w:spacing w:after="200" w:line="276" w:lineRule="auto"/>
        <w:contextualSpacing/>
      </w:pPr>
      <w:r>
        <w:t xml:space="preserve">The handling of NULL values has been updated </w:t>
      </w:r>
    </w:p>
    <w:p w:rsidR="0099013B" w:rsidRDefault="0099013B" w:rsidP="00671FEB">
      <w:pPr>
        <w:pStyle w:val="Heading3"/>
      </w:pPr>
      <w:bookmarkStart w:id="406" w:name="_Toc515632503"/>
      <w:r>
        <w:t>4.2.2</w:t>
      </w:r>
      <w:r>
        <w:tab/>
        <w:t>Connectors: SCHEMA_METADATA</w:t>
      </w:r>
      <w:bookmarkEnd w:id="406"/>
    </w:p>
    <w:p w:rsidR="0099013B" w:rsidRDefault="0099013B" w:rsidP="0099013B">
      <w:r>
        <w:t xml:space="preserve">The </w:t>
      </w:r>
      <w:proofErr w:type="spellStart"/>
      <w:r>
        <w:t>MemSQL</w:t>
      </w:r>
      <w:proofErr w:type="spellEnd"/>
      <w:r>
        <w:t>, Oracle, Postgres and Generic JDBC Connectors now support the SCHEMA_METADATA option which allows the user to dynamically update the set of tables being accessed by the Connector.</w:t>
      </w:r>
    </w:p>
    <w:p w:rsidR="0099013B" w:rsidRDefault="0099013B" w:rsidP="0099013B">
      <w:pPr>
        <w:pStyle w:val="Heading3"/>
      </w:pPr>
      <w:bookmarkStart w:id="407" w:name="_Toc515632504"/>
      <w:r>
        <w:t>4.2.3</w:t>
      </w:r>
      <w:r>
        <w:tab/>
        <w:t>REFRESH CONNECTOR</w:t>
      </w:r>
      <w:bookmarkEnd w:id="407"/>
    </w:p>
    <w:p w:rsidR="0099013B" w:rsidRPr="0099013B" w:rsidRDefault="0099013B" w:rsidP="0099013B">
      <w:pPr>
        <w:spacing w:after="200" w:line="276" w:lineRule="auto"/>
        <w:contextualSpacing/>
      </w:pPr>
      <w:r>
        <w:t>The user can now refresh the metadata for a single Connector using the “refresh connector” command</w:t>
      </w:r>
    </w:p>
    <w:p w:rsidR="0099013B" w:rsidRDefault="0099013B" w:rsidP="00671FEB">
      <w:pPr>
        <w:pStyle w:val="Heading3"/>
      </w:pPr>
      <w:bookmarkStart w:id="408" w:name="_Toc515632505"/>
      <w:r>
        <w:t>4.2.4</w:t>
      </w:r>
      <w:r>
        <w:tab/>
        <w:t>CREATE AS SELECT</w:t>
      </w:r>
      <w:bookmarkEnd w:id="408"/>
    </w:p>
    <w:p w:rsidR="0099013B" w:rsidRPr="0099013B" w:rsidRDefault="0099013B" w:rsidP="0099013B">
      <w:r>
        <w:t>Support has been added to allow the user to automatically create a table based on the result set of a query and to have that result set inserted into the table</w:t>
      </w:r>
    </w:p>
    <w:p w:rsidR="0099013B" w:rsidRDefault="0099013B" w:rsidP="00671FEB">
      <w:pPr>
        <w:pStyle w:val="Heading3"/>
      </w:pPr>
      <w:bookmarkStart w:id="409" w:name="_Toc515632506"/>
      <w:r>
        <w:t>4.2.5</w:t>
      </w:r>
      <w:r>
        <w:tab/>
        <w:t>Support for Prepared Statements</w:t>
      </w:r>
      <w:bookmarkEnd w:id="409"/>
    </w:p>
    <w:p w:rsidR="0099013B" w:rsidRPr="0099013B" w:rsidRDefault="0099013B" w:rsidP="0099013B">
      <w:r>
        <w:t xml:space="preserve">The </w:t>
      </w:r>
      <w:proofErr w:type="spellStart"/>
      <w:r>
        <w:t>RapidsDB</w:t>
      </w:r>
      <w:proofErr w:type="spellEnd"/>
      <w:r>
        <w:t xml:space="preserve"> JDBC Driver has been extended to support Prepared Statements.</w:t>
      </w:r>
    </w:p>
    <w:p w:rsidR="00671FEB" w:rsidRDefault="00671FEB" w:rsidP="00671FEB">
      <w:pPr>
        <w:pStyle w:val="Heading3"/>
      </w:pPr>
      <w:bookmarkStart w:id="410" w:name="_Toc515632507"/>
      <w:r>
        <w:t>4.</w:t>
      </w:r>
      <w:r w:rsidR="0099013B">
        <w:t>2</w:t>
      </w:r>
      <w:r>
        <w:t>.</w:t>
      </w:r>
      <w:r w:rsidR="0099013B">
        <w:t>6</w:t>
      </w:r>
      <w:r>
        <w:tab/>
        <w:t>Rapids-shell v2</w:t>
      </w:r>
      <w:bookmarkEnd w:id="410"/>
    </w:p>
    <w:p w:rsidR="00671FEB" w:rsidRDefault="00671FEB" w:rsidP="00671FEB">
      <w:r>
        <w:t xml:space="preserve">The major change will be to decouple the rapids-shell from the </w:t>
      </w:r>
      <w:proofErr w:type="spellStart"/>
      <w:r>
        <w:t>RapidsDB</w:t>
      </w:r>
      <w:proofErr w:type="spellEnd"/>
      <w:r>
        <w:t xml:space="preserve"> Execution Engine by using JDBC as the interface to the </w:t>
      </w:r>
      <w:proofErr w:type="spellStart"/>
      <w:r>
        <w:t>RapidsDB</w:t>
      </w:r>
      <w:proofErr w:type="spellEnd"/>
      <w:r>
        <w:t xml:space="preserve"> Execution Engine.  This will allow the rapids-shell to be run from any Java-compliant platform.   Refer to the “</w:t>
      </w:r>
      <w:r w:rsidRPr="001E0693">
        <w:t>Rapids-shell v2 Feature Specification</w:t>
      </w:r>
      <w:r>
        <w:t>” for further details on the changes.</w:t>
      </w:r>
    </w:p>
    <w:p w:rsidR="00D332E6" w:rsidRDefault="00D332E6" w:rsidP="00D332E6">
      <w:pPr>
        <w:pStyle w:val="Heading3"/>
      </w:pPr>
      <w:bookmarkStart w:id="411" w:name="_Toc515632508"/>
      <w:r>
        <w:t>4.</w:t>
      </w:r>
      <w:r w:rsidR="0099013B">
        <w:t>2.7</w:t>
      </w:r>
      <w:r>
        <w:tab/>
        <w:t>SE: TPC-H SF10000 Feasibility Study</w:t>
      </w:r>
      <w:bookmarkEnd w:id="411"/>
    </w:p>
    <w:p w:rsidR="004C687A" w:rsidRDefault="00D332E6" w:rsidP="00D332E6">
      <w:r>
        <w:t xml:space="preserve">Complete a feasibility study of setting up a TPC-H SF10000 database in SE.  The plan for the study is to create the </w:t>
      </w:r>
      <w:proofErr w:type="spellStart"/>
      <w:r>
        <w:t>lineitem</w:t>
      </w:r>
      <w:proofErr w:type="spellEnd"/>
      <w:r>
        <w:t xml:space="preserve"> table (60 billion rows) in</w:t>
      </w:r>
      <w:r w:rsidR="00CC04F3">
        <w:t xml:space="preserve"> SE along with the standard TPC-H indexes, and then perform a series of simple queries (not TPC-H queries) to verify that we can successfully query the </w:t>
      </w:r>
      <w:proofErr w:type="spellStart"/>
      <w:r w:rsidR="00CC04F3">
        <w:t>lineitem</w:t>
      </w:r>
      <w:proofErr w:type="spellEnd"/>
      <w:r w:rsidR="00CC04F3">
        <w:t xml:space="preserve"> table at this scale.</w:t>
      </w:r>
    </w:p>
    <w:p w:rsidR="004C687A" w:rsidRDefault="004C687A" w:rsidP="0070757A"/>
    <w:p w:rsidR="00220CB3" w:rsidRDefault="00220CB3" w:rsidP="004C687A">
      <w:pPr>
        <w:pStyle w:val="Heading2"/>
      </w:pPr>
      <w:bookmarkStart w:id="412" w:name="_Toc515632509"/>
      <w:r>
        <w:t>4.3</w:t>
      </w:r>
      <w:r>
        <w:tab/>
        <w:t>Release 3.4.1</w:t>
      </w:r>
      <w:bookmarkEnd w:id="412"/>
    </w:p>
    <w:p w:rsidR="00220CB3" w:rsidRDefault="00220CB3" w:rsidP="00220CB3">
      <w:pPr>
        <w:rPr>
          <w:b/>
        </w:rPr>
      </w:pPr>
      <w:r>
        <w:rPr>
          <w:b/>
        </w:rPr>
        <w:t xml:space="preserve">Target </w:t>
      </w:r>
      <w:r w:rsidRPr="00DF0239">
        <w:rPr>
          <w:b/>
        </w:rPr>
        <w:t>Delivery date:</w:t>
      </w:r>
      <w:r w:rsidRPr="00DF0239">
        <w:rPr>
          <w:b/>
        </w:rPr>
        <w:tab/>
      </w:r>
      <w:r>
        <w:rPr>
          <w:b/>
        </w:rPr>
        <w:t>June 30</w:t>
      </w:r>
      <w:r w:rsidRPr="00220CB3">
        <w:rPr>
          <w:b/>
          <w:vertAlign w:val="superscript"/>
        </w:rPr>
        <w:t>th</w:t>
      </w:r>
      <w:r>
        <w:rPr>
          <w:b/>
        </w:rPr>
        <w:t>, 2018</w:t>
      </w:r>
    </w:p>
    <w:p w:rsidR="00220CB3" w:rsidRDefault="00220CB3" w:rsidP="00220CB3"/>
    <w:p w:rsidR="00220CB3" w:rsidRDefault="00220CB3" w:rsidP="00220CB3">
      <w:pPr>
        <w:pStyle w:val="Heading3"/>
      </w:pPr>
      <w:bookmarkStart w:id="413" w:name="_Toc515632510"/>
      <w:r>
        <w:t>4.3.1</w:t>
      </w:r>
      <w:r>
        <w:tab/>
        <w:t>Hadoop Connector – Support for string function predicates</w:t>
      </w:r>
      <w:bookmarkEnd w:id="413"/>
    </w:p>
    <w:p w:rsidR="00220CB3" w:rsidRDefault="00220CB3" w:rsidP="00220CB3">
      <w:r>
        <w:t>The Hadoop Connector is not currently handling string predicates on the columns used for Hive-style partitioning.   For example:</w:t>
      </w:r>
    </w:p>
    <w:p w:rsidR="00220CB3" w:rsidRDefault="00220CB3" w:rsidP="00220CB3"/>
    <w:p w:rsidR="00220CB3" w:rsidRDefault="00220CB3" w:rsidP="00220CB3">
      <w:r>
        <w:t>SELECT * FROM T WHERE UPPER(region) = ‘NORTH AMERICA’;</w:t>
      </w:r>
    </w:p>
    <w:p w:rsidR="00220CB3" w:rsidRDefault="00220CB3" w:rsidP="00220CB3"/>
    <w:p w:rsidR="00220CB3" w:rsidRDefault="00220CB3" w:rsidP="00220CB3">
      <w:r>
        <w:t>The Hadoop Connector will now recognize string functions and for string functions that the Hadoop Connector supports, the string function will be applied before looking for matching partitions.   For any string functions that are not supported the Hadoop Connector will return the data from all partitions and the RDP Execution Engine will apply the filtering using the specified string function(s).</w:t>
      </w:r>
    </w:p>
    <w:p w:rsidR="00220CB3" w:rsidRDefault="00220CB3" w:rsidP="00220CB3"/>
    <w:p w:rsidR="00220CB3" w:rsidRDefault="00220CB3" w:rsidP="00220CB3">
      <w:pPr>
        <w:pStyle w:val="Heading3"/>
      </w:pPr>
      <w:bookmarkStart w:id="414" w:name="_Toc515632511"/>
      <w:r>
        <w:t>4.3.2</w:t>
      </w:r>
      <w:r>
        <w:tab/>
        <w:t>Hadoop Connector – WRITE Interface</w:t>
      </w:r>
      <w:ins w:id="415" w:author="Dave Cracknell" w:date="2018-06-01T15:38:00Z">
        <w:r w:rsidR="00186D46">
          <w:t xml:space="preserve"> Phase 1</w:t>
        </w:r>
      </w:ins>
      <w:bookmarkEnd w:id="414"/>
    </w:p>
    <w:p w:rsidR="00075B60" w:rsidRDefault="00075B60" w:rsidP="00075B60">
      <w:pPr>
        <w:pStyle w:val="Heading4"/>
      </w:pPr>
      <w:bookmarkStart w:id="416" w:name="_Toc515632512"/>
      <w:r>
        <w:t>4.3.2.1</w:t>
      </w:r>
      <w:r>
        <w:tab/>
        <w:t>INSERT Support</w:t>
      </w:r>
      <w:bookmarkEnd w:id="416"/>
    </w:p>
    <w:p w:rsidR="00075B60" w:rsidDel="00604911" w:rsidRDefault="00075B60" w:rsidP="00075B60">
      <w:pPr>
        <w:rPr>
          <w:del w:id="417" w:author="Dave Cracknell" w:date="2018-06-01T15:42:00Z"/>
        </w:rPr>
      </w:pPr>
      <w:r>
        <w:t>The Hadoop csv Connector will allow a user to write data to an HDFS csv file by supporting the INSERT statement.  The user will be able to issue an INSERT or INSERT … SELECT statement where the target table for the INSERT operation is a table managed by the Hadoop csv Connector.</w:t>
      </w:r>
    </w:p>
    <w:p w:rsidR="00075B60" w:rsidRDefault="00075B60" w:rsidP="00220CB3">
      <w:pPr>
        <w:rPr>
          <w:ins w:id="418" w:author="Dave Cracknell" w:date="2018-06-01T15:40:00Z"/>
        </w:rPr>
      </w:pPr>
      <w:moveFromRangeStart w:id="419" w:author="Dave Cracknell" w:date="2018-06-01T15:39:00Z" w:name="move515630895"/>
      <w:moveFrom w:id="420" w:author="Dave Cracknell" w:date="2018-06-01T15:39:00Z">
        <w:r w:rsidDel="00604911">
          <w:t>4.3.2.1</w:t>
        </w:r>
        <w:r w:rsidDel="00604911">
          <w:tab/>
          <w:t>CREATE and DROP TABLE</w:t>
        </w:r>
      </w:moveFrom>
    </w:p>
    <w:p w:rsidR="00604911" w:rsidRDefault="00604911" w:rsidP="00604911">
      <w:pPr>
        <w:pStyle w:val="Heading3"/>
        <w:rPr>
          <w:ins w:id="421" w:author="Dave Cracknell" w:date="2018-06-01T15:40:00Z"/>
        </w:rPr>
      </w:pPr>
      <w:bookmarkStart w:id="422" w:name="_Toc515632513"/>
      <w:ins w:id="423" w:author="Dave Cracknell" w:date="2018-06-01T15:40:00Z">
        <w:r>
          <w:t>4.3.3</w:t>
        </w:r>
        <w:r>
          <w:tab/>
          <w:t>TRUNCATE</w:t>
        </w:r>
        <w:bookmarkEnd w:id="422"/>
        <w:r>
          <w:t xml:space="preserve"> </w:t>
        </w:r>
      </w:ins>
    </w:p>
    <w:p w:rsidR="00604911" w:rsidRDefault="00604911" w:rsidP="00604911">
      <w:pPr>
        <w:rPr>
          <w:ins w:id="424" w:author="Dave Cracknell" w:date="2018-06-01T15:42:00Z"/>
        </w:rPr>
      </w:pPr>
      <w:ins w:id="425" w:author="Dave Cracknell" w:date="2018-06-01T15:40:00Z">
        <w:r>
          <w:t>Provide support for TRUNCATE</w:t>
        </w:r>
      </w:ins>
      <w:ins w:id="426" w:author="Dave Cracknell" w:date="2018-06-01T15:41:00Z">
        <w:r>
          <w:t xml:space="preserve"> in </w:t>
        </w:r>
        <w:proofErr w:type="spellStart"/>
        <w:r>
          <w:t>RapidsSE</w:t>
        </w:r>
        <w:proofErr w:type="spellEnd"/>
        <w:r>
          <w:t xml:space="preserve">, and in the following Connectors: </w:t>
        </w:r>
        <w:proofErr w:type="spellStart"/>
        <w:r>
          <w:t>MemSQL</w:t>
        </w:r>
        <w:proofErr w:type="spellEnd"/>
        <w:r>
          <w:t>, Postgres, Oracle and the generi</w:t>
        </w:r>
      </w:ins>
      <w:ins w:id="427" w:author="Dave Cracknell" w:date="2018-06-01T15:42:00Z">
        <w:r>
          <w:t>c JDBC Connector</w:t>
        </w:r>
      </w:ins>
    </w:p>
    <w:p w:rsidR="00604911" w:rsidRDefault="00604911" w:rsidP="00604911">
      <w:pPr>
        <w:rPr>
          <w:ins w:id="428" w:author="Dave Cracknell" w:date="2018-06-01T15:42:00Z"/>
        </w:rPr>
      </w:pPr>
    </w:p>
    <w:p w:rsidR="00604911" w:rsidRDefault="00604911" w:rsidP="00604911">
      <w:pPr>
        <w:pStyle w:val="Heading3"/>
        <w:rPr>
          <w:ins w:id="429" w:author="Dave Cracknell" w:date="2018-06-01T15:42:00Z"/>
        </w:rPr>
      </w:pPr>
      <w:bookmarkStart w:id="430" w:name="_Toc515632514"/>
      <w:ins w:id="431" w:author="Dave Cracknell" w:date="2018-06-01T15:42:00Z">
        <w:r>
          <w:t>4.3.4</w:t>
        </w:r>
        <w:r>
          <w:tab/>
          <w:t xml:space="preserve">Rapids-shell </w:t>
        </w:r>
      </w:ins>
      <w:ins w:id="432" w:author="Dave Cracknell" w:date="2018-06-01T15:43:00Z">
        <w:r>
          <w:t xml:space="preserve">Integration with the </w:t>
        </w:r>
      </w:ins>
      <w:ins w:id="433" w:author="Dave Cracknell" w:date="2018-06-01T15:42:00Z">
        <w:r>
          <w:t>Unified JDBC Driver</w:t>
        </w:r>
        <w:bookmarkEnd w:id="430"/>
      </w:ins>
    </w:p>
    <w:p w:rsidR="00604911" w:rsidRPr="00604911" w:rsidDel="00604911" w:rsidRDefault="00604911" w:rsidP="00A64937">
      <w:pPr>
        <w:rPr>
          <w:moveFrom w:id="434" w:author="Dave Cracknell" w:date="2018-06-01T15:39:00Z"/>
          <w:rPrChange w:id="435" w:author="Dave Cracknell" w:date="2018-06-01T15:42:00Z">
            <w:rPr>
              <w:moveFrom w:id="436" w:author="Dave Cracknell" w:date="2018-06-01T15:39:00Z"/>
            </w:rPr>
          </w:rPrChange>
        </w:rPr>
        <w:pPrChange w:id="437" w:author="Dave Cracknell" w:date="2018-06-01T16:02:00Z">
          <w:pPr>
            <w:pStyle w:val="Heading4"/>
          </w:pPr>
        </w:pPrChange>
      </w:pPr>
      <w:ins w:id="438" w:author="Dave Cracknell" w:date="2018-06-01T15:44:00Z">
        <w:r>
          <w:t xml:space="preserve">Enhance the rapids-shell to support the Unified JDBC Driver.  This will allow the user to submit requests directly to any </w:t>
        </w:r>
      </w:ins>
      <w:ins w:id="439" w:author="Dave Cracknell" w:date="2018-06-01T15:51:00Z">
        <w:r w:rsidR="00EF3105">
          <w:t xml:space="preserve">back-end data source </w:t>
        </w:r>
      </w:ins>
      <w:ins w:id="440" w:author="Dave Cracknell" w:date="2018-06-01T15:52:00Z">
        <w:r w:rsidR="00EF3105">
          <w:t>using the JDBC Driver</w:t>
        </w:r>
      </w:ins>
      <w:ins w:id="441" w:author="Dave Cracknell" w:date="2018-06-01T15:53:00Z">
        <w:r w:rsidR="00EF3105">
          <w:t xml:space="preserve"> associated with any JDBC-based Connectors that have been created</w:t>
        </w:r>
      </w:ins>
      <w:ins w:id="442" w:author="Dave Cracknell" w:date="2018-06-01T15:52:00Z">
        <w:r w:rsidR="00EF3105">
          <w:t xml:space="preserve"> </w:t>
        </w:r>
      </w:ins>
      <w:ins w:id="443" w:author="Dave Cracknell" w:date="2018-06-01T15:56:00Z">
        <w:r w:rsidR="00EF3105">
          <w:t>by the user</w:t>
        </w:r>
      </w:ins>
      <w:ins w:id="444" w:author="Dave Cracknell" w:date="2018-06-01T15:45:00Z">
        <w:r>
          <w:t xml:space="preserve"> (</w:t>
        </w:r>
        <w:proofErr w:type="spellStart"/>
        <w:r>
          <w:t>MemSQL</w:t>
        </w:r>
        <w:proofErr w:type="spellEnd"/>
        <w:r>
          <w:t xml:space="preserve">, Oracle, Postgres, </w:t>
        </w:r>
      </w:ins>
      <w:ins w:id="445" w:author="Dave Cracknell" w:date="2018-06-01T16:01:00Z">
        <w:r w:rsidR="00A64937">
          <w:t>Greenplum, or</w:t>
        </w:r>
      </w:ins>
      <w:ins w:id="446" w:author="Dave Cracknell" w:date="2018-06-01T15:45:00Z">
        <w:r>
          <w:t xml:space="preserve"> the generic JDBC Connector), bypassing </w:t>
        </w:r>
        <w:proofErr w:type="spellStart"/>
        <w:r>
          <w:t>Rapids</w:t>
        </w:r>
      </w:ins>
      <w:ins w:id="447" w:author="Dave Cracknell" w:date="2018-06-01T15:46:00Z">
        <w:r>
          <w:t>DB</w:t>
        </w:r>
      </w:ins>
      <w:proofErr w:type="spellEnd"/>
      <w:ins w:id="448" w:author="Dave Cracknell" w:date="2018-06-01T15:53:00Z">
        <w:r w:rsidR="00EF3105">
          <w:t xml:space="preserve"> completely</w:t>
        </w:r>
      </w:ins>
      <w:ins w:id="449" w:author="Dave Cracknell" w:date="2018-06-01T15:46:00Z">
        <w:r>
          <w:t>.   By default</w:t>
        </w:r>
      </w:ins>
      <w:ins w:id="450" w:author="Dave Cracknell" w:date="2018-06-01T15:57:00Z">
        <w:r w:rsidR="00EF3105">
          <w:t>,</w:t>
        </w:r>
      </w:ins>
      <w:ins w:id="451" w:author="Dave Cracknell" w:date="2018-06-01T15:46:00Z">
        <w:r>
          <w:t xml:space="preserve"> all requests will get routed to the </w:t>
        </w:r>
        <w:proofErr w:type="spellStart"/>
        <w:r>
          <w:t>RapidsDB</w:t>
        </w:r>
        <w:proofErr w:type="spellEnd"/>
        <w:r>
          <w:t xml:space="preserve"> JDBC Driver, and </w:t>
        </w:r>
      </w:ins>
      <w:ins w:id="452" w:author="Dave Cracknell" w:date="2018-06-01T15:54:00Z">
        <w:r w:rsidR="00EF3105">
          <w:t xml:space="preserve">in this case </w:t>
        </w:r>
      </w:ins>
      <w:ins w:id="453" w:author="Dave Cracknell" w:date="2018-06-01T15:46:00Z">
        <w:r>
          <w:t>the rapids-shell will operate w</w:t>
        </w:r>
      </w:ins>
      <w:ins w:id="454" w:author="Dave Cracknell" w:date="2018-06-01T15:47:00Z">
        <w:r>
          <w:t>ithout any changes from the prior release.   A new command, “USE CONNECTOR</w:t>
        </w:r>
      </w:ins>
      <w:ins w:id="455" w:author="Dave Cracknell" w:date="2018-06-01T15:48:00Z">
        <w:r>
          <w:t xml:space="preserve"> &lt;connector name&gt;</w:t>
        </w:r>
      </w:ins>
      <w:ins w:id="456" w:author="Dave Cracknell" w:date="2018-06-01T15:47:00Z">
        <w:r>
          <w:t>”</w:t>
        </w:r>
      </w:ins>
      <w:ins w:id="457" w:author="Dave Cracknell" w:date="2018-06-01T15:57:00Z">
        <w:r w:rsidR="00EF3105">
          <w:t>,</w:t>
        </w:r>
      </w:ins>
      <w:ins w:id="458" w:author="Dave Cracknell" w:date="2018-06-01T15:47:00Z">
        <w:r>
          <w:t xml:space="preserve"> is supported which allows the user to specify that all future commands are to be sent directly to the JDBC Driver associated with the specified Connector.</w:t>
        </w:r>
      </w:ins>
      <w:ins w:id="459" w:author="Dave Cracknell" w:date="2018-06-01T15:48:00Z">
        <w:r>
          <w:t xml:space="preserve">  The user can switch </w:t>
        </w:r>
      </w:ins>
      <w:ins w:id="460" w:author="Dave Cracknell" w:date="2018-06-01T15:54:00Z">
        <w:r w:rsidR="00EF3105">
          <w:t xml:space="preserve">between any of the </w:t>
        </w:r>
      </w:ins>
      <w:ins w:id="461" w:author="Dave Cracknell" w:date="2018-06-01T15:55:00Z">
        <w:r w:rsidR="00EF3105">
          <w:t>JDBC Drivers associated with the defined Connectors</w:t>
        </w:r>
      </w:ins>
      <w:ins w:id="462" w:author="Dave Cracknell" w:date="2018-06-01T15:56:00Z">
        <w:r w:rsidR="00EF3105">
          <w:t xml:space="preserve">.  </w:t>
        </w:r>
      </w:ins>
      <w:ins w:id="463" w:author="Dave Cracknell" w:date="2018-06-01T15:55:00Z">
        <w:r w:rsidR="00EF3105">
          <w:t>The user</w:t>
        </w:r>
      </w:ins>
      <w:ins w:id="464" w:author="Dave Cracknell" w:date="2018-06-01T15:49:00Z">
        <w:r w:rsidR="00EF3105">
          <w:t xml:space="preserve"> can also switch back to using the </w:t>
        </w:r>
        <w:proofErr w:type="spellStart"/>
        <w:r w:rsidR="00EF3105">
          <w:t>RapidsDB</w:t>
        </w:r>
        <w:proofErr w:type="spellEnd"/>
        <w:r w:rsidR="00EF3105">
          <w:t xml:space="preserve"> JDBC Driver by specifying the command “USE CONNECTOR RAPIDS;”.   </w:t>
        </w:r>
        <w:proofErr w:type="gramStart"/>
        <w:r w:rsidR="00EF3105">
          <w:t>All of</w:t>
        </w:r>
        <w:proofErr w:type="gramEnd"/>
        <w:r w:rsidR="00EF3105">
          <w:t xml:space="preserve"> the </w:t>
        </w:r>
      </w:ins>
      <w:ins w:id="465" w:author="Dave Cracknell" w:date="2018-06-01T15:50:00Z">
        <w:r w:rsidR="00EF3105">
          <w:t xml:space="preserve">supported rapids-shell </w:t>
        </w:r>
      </w:ins>
      <w:ins w:id="466" w:author="Dave Cracknell" w:date="2018-06-01T15:49:00Z">
        <w:r w:rsidR="00EF3105">
          <w:t>commands</w:t>
        </w:r>
      </w:ins>
      <w:ins w:id="467" w:author="Dave Cracknell" w:date="2018-06-01T15:50:00Z">
        <w:r w:rsidR="00EF3105">
          <w:t>, such as SHOW TABLES, SHOW INDEXES, DESCRIBE TABLE and DESCRIBE INDEX,</w:t>
        </w:r>
      </w:ins>
      <w:ins w:id="468" w:author="Dave Cracknell" w:date="2018-06-01T15:49:00Z">
        <w:r w:rsidR="00EF3105">
          <w:t xml:space="preserve"> </w:t>
        </w:r>
      </w:ins>
      <w:ins w:id="469" w:author="Dave Cracknell" w:date="2018-06-01T15:51:00Z">
        <w:r w:rsidR="00EF3105">
          <w:t>can</w:t>
        </w:r>
      </w:ins>
      <w:ins w:id="470" w:author="Dave Cracknell" w:date="2018-06-01T15:49:00Z">
        <w:r w:rsidR="00EF3105">
          <w:t xml:space="preserve"> be </w:t>
        </w:r>
      </w:ins>
      <w:ins w:id="471" w:author="Dave Cracknell" w:date="2018-06-01T15:51:00Z">
        <w:r w:rsidR="00EF3105">
          <w:t xml:space="preserve">used after </w:t>
        </w:r>
      </w:ins>
      <w:ins w:id="472" w:author="Dave Cracknell" w:date="2018-06-01T15:56:00Z">
        <w:r w:rsidR="00EF3105">
          <w:t>entering a “USE CONNECTOR” command.</w:t>
        </w:r>
      </w:ins>
      <w:ins w:id="473" w:author="Dave Cracknell" w:date="2018-06-01T15:51:00Z">
        <w:r w:rsidR="00EF3105">
          <w:t xml:space="preserve"> </w:t>
        </w:r>
      </w:ins>
      <w:ins w:id="474" w:author="Dave Cracknell" w:date="2018-06-01T15:57:00Z">
        <w:r w:rsidR="00EF3105">
          <w:t xml:space="preserve">  Th</w:t>
        </w:r>
      </w:ins>
      <w:ins w:id="475" w:author="Dave Cracknell" w:date="2018-06-01T15:58:00Z">
        <w:r w:rsidR="00EF3105">
          <w:t xml:space="preserve">is feature will allow the user to submit queries directly to </w:t>
        </w:r>
      </w:ins>
      <w:ins w:id="476" w:author="Dave Cracknell" w:date="2018-06-01T16:02:00Z">
        <w:r w:rsidR="00A64937">
          <w:t>a</w:t>
        </w:r>
      </w:ins>
      <w:ins w:id="477" w:author="Dave Cracknell" w:date="2018-06-01T15:58:00Z">
        <w:r w:rsidR="00EF3105">
          <w:t xml:space="preserve"> back-end data source that are not supported by </w:t>
        </w:r>
        <w:proofErr w:type="spellStart"/>
        <w:r w:rsidR="00EF3105">
          <w:t>RapidsDB</w:t>
        </w:r>
        <w:proofErr w:type="spellEnd"/>
        <w:r w:rsidR="00EF3105">
          <w:t>, such as queries with non-standard data types (</w:t>
        </w:r>
        <w:proofErr w:type="spellStart"/>
        <w:r w:rsidR="00EF3105">
          <w:t>eg</w:t>
        </w:r>
        <w:proofErr w:type="spellEnd"/>
        <w:r w:rsidR="00EF3105">
          <w:t xml:space="preserve"> for spatial data).  </w:t>
        </w:r>
      </w:ins>
      <w:ins w:id="478" w:author="Dave Cracknell" w:date="2018-06-01T16:00:00Z">
        <w:r w:rsidR="00A64937" w:rsidRPr="00A64937">
          <w:t xml:space="preserve">When handling </w:t>
        </w:r>
        <w:r w:rsidR="00A64937">
          <w:t>non-standard data types</w:t>
        </w:r>
        <w:r w:rsidR="00A64937" w:rsidRPr="00A64937">
          <w:t xml:space="preserve"> the rapids-shell will display the data using the </w:t>
        </w:r>
        <w:proofErr w:type="spellStart"/>
        <w:proofErr w:type="gramStart"/>
        <w:r w:rsidR="00A64937" w:rsidRPr="00A64937">
          <w:t>toString</w:t>
        </w:r>
        <w:proofErr w:type="spellEnd"/>
        <w:r w:rsidR="00A64937" w:rsidRPr="00A64937">
          <w:t>(</w:t>
        </w:r>
        <w:proofErr w:type="gramEnd"/>
        <w:r w:rsidR="00A64937" w:rsidRPr="00A64937">
          <w:t xml:space="preserve">) method from the JDBC class associated with the </w:t>
        </w:r>
      </w:ins>
      <w:ins w:id="479" w:author="Dave Cracknell" w:date="2018-06-01T16:01:00Z">
        <w:r w:rsidR="00A64937">
          <w:t>non-standard data type</w:t>
        </w:r>
      </w:ins>
      <w:ins w:id="480" w:author="Dave Cracknell" w:date="2018-06-01T16:00:00Z">
        <w:r w:rsidR="00A64937" w:rsidRPr="00A64937">
          <w:t xml:space="preserve"> (</w:t>
        </w:r>
      </w:ins>
      <w:ins w:id="481" w:author="Dave Cracknell" w:date="2018-06-01T16:01:00Z">
        <w:r w:rsidR="00A64937">
          <w:t xml:space="preserve">which </w:t>
        </w:r>
      </w:ins>
      <w:ins w:id="482" w:author="Dave Cracknell" w:date="2018-06-01T16:00:00Z">
        <w:r w:rsidR="00A64937" w:rsidRPr="00A64937">
          <w:t>would be provided by the native JDBC Driver that was used for sending the request)</w:t>
        </w:r>
      </w:ins>
      <w:ins w:id="483" w:author="Dave Cracknell" w:date="2018-06-01T16:01:00Z">
        <w:r w:rsidR="00A64937">
          <w:t>.</w:t>
        </w:r>
      </w:ins>
    </w:p>
    <w:p w:rsidR="00075B60" w:rsidDel="00604911" w:rsidRDefault="00075B60" w:rsidP="00A64937">
      <w:pPr>
        <w:rPr>
          <w:moveFrom w:id="484" w:author="Dave Cracknell" w:date="2018-06-01T15:39:00Z"/>
        </w:rPr>
        <w:pPrChange w:id="485" w:author="Dave Cracknell" w:date="2018-06-01T16:02:00Z">
          <w:pPr/>
        </w:pPrChange>
      </w:pPr>
      <w:moveFrom w:id="486" w:author="Dave Cracknell" w:date="2018-06-01T15:39:00Z">
        <w:r w:rsidDel="00604911">
          <w:t xml:space="preserve">The Hadoop csv Connector will allow the user to dynamically issue a CREATE TABLE </w:t>
        </w:r>
        <w:r w:rsidR="00EC2D40" w:rsidDel="00604911">
          <w:t>or DROP TABLE statement.  The details for this support and how the schema metadata will be persisted are TBD.  With this support, the user will also be able use CREATE TABLE AS SELECT where the table is being managed by the Hadoop Connector.   It is likely that this feature will be released after the INSERT support has been completed, in which case depending on the timing it would either get released as R3.4.2, or it will get included with R3.5.</w:t>
        </w:r>
      </w:moveFrom>
    </w:p>
    <w:moveFromRangeEnd w:id="419"/>
    <w:p w:rsidR="00220CB3" w:rsidRPr="00220CB3" w:rsidRDefault="00220CB3" w:rsidP="00A64937">
      <w:pPr>
        <w:pPrChange w:id="487" w:author="Dave Cracknell" w:date="2018-06-01T16:02:00Z">
          <w:pPr/>
        </w:pPrChange>
      </w:pPr>
    </w:p>
    <w:p w:rsidR="004C687A" w:rsidRDefault="004C687A" w:rsidP="004C687A">
      <w:pPr>
        <w:pStyle w:val="Heading2"/>
      </w:pPr>
      <w:bookmarkStart w:id="488" w:name="_Toc515632515"/>
      <w:r>
        <w:t>4.</w:t>
      </w:r>
      <w:r w:rsidR="00220CB3">
        <w:t>4</w:t>
      </w:r>
      <w:r>
        <w:tab/>
        <w:t>Release 3.5</w:t>
      </w:r>
      <w:bookmarkEnd w:id="488"/>
    </w:p>
    <w:p w:rsidR="00324F62" w:rsidRDefault="00324F62" w:rsidP="00324F62">
      <w:pPr>
        <w:rPr>
          <w:b/>
        </w:rPr>
      </w:pPr>
    </w:p>
    <w:p w:rsidR="00324F62" w:rsidRDefault="00324F62" w:rsidP="00324F62">
      <w:pPr>
        <w:rPr>
          <w:b/>
        </w:rPr>
      </w:pPr>
      <w:r>
        <w:rPr>
          <w:b/>
        </w:rPr>
        <w:lastRenderedPageBreak/>
        <w:t xml:space="preserve">Target </w:t>
      </w:r>
      <w:r w:rsidRPr="00DF0239">
        <w:rPr>
          <w:b/>
        </w:rPr>
        <w:t>Delivery date:</w:t>
      </w:r>
      <w:r w:rsidRPr="00DF0239">
        <w:rPr>
          <w:b/>
        </w:rPr>
        <w:tab/>
      </w:r>
      <w:r w:rsidR="0099013B">
        <w:rPr>
          <w:b/>
        </w:rPr>
        <w:t>August</w:t>
      </w:r>
      <w:r>
        <w:rPr>
          <w:b/>
        </w:rPr>
        <w:t xml:space="preserve"> 31</w:t>
      </w:r>
      <w:proofErr w:type="gramStart"/>
      <w:r w:rsidRPr="00AD61BC">
        <w:rPr>
          <w:b/>
          <w:vertAlign w:val="superscript"/>
        </w:rPr>
        <w:t>st</w:t>
      </w:r>
      <w:r>
        <w:rPr>
          <w:b/>
        </w:rPr>
        <w:t xml:space="preserve"> ,</w:t>
      </w:r>
      <w:proofErr w:type="gramEnd"/>
      <w:r>
        <w:rPr>
          <w:b/>
        </w:rPr>
        <w:t xml:space="preserve"> 2018</w:t>
      </w:r>
    </w:p>
    <w:p w:rsidR="00324F62" w:rsidRDefault="00324F62" w:rsidP="00324F62"/>
    <w:p w:rsidR="00324F62" w:rsidRDefault="00324F62" w:rsidP="00324F62">
      <w:pPr>
        <w:pStyle w:val="Heading3"/>
      </w:pPr>
      <w:bookmarkStart w:id="489" w:name="_Toc515632516"/>
      <w:r>
        <w:t>4.</w:t>
      </w:r>
      <w:r w:rsidR="00220CB3">
        <w:t>4</w:t>
      </w:r>
      <w:r>
        <w:t>.1</w:t>
      </w:r>
      <w:r>
        <w:tab/>
        <w:t>Execution Engine Performance Improvements – Phase 1</w:t>
      </w:r>
      <w:bookmarkEnd w:id="489"/>
    </w:p>
    <w:p w:rsidR="00324F62" w:rsidRDefault="00324F62" w:rsidP="00324F62">
      <w:r>
        <w:t xml:space="preserve">This is a placeholder for work items that will need to be prioritized </w:t>
      </w:r>
      <w:proofErr w:type="gramStart"/>
      <w:r>
        <w:t>as a result of</w:t>
      </w:r>
      <w:proofErr w:type="gramEnd"/>
      <w:r>
        <w:t xml:space="preserve"> the Execution Engine Performance Evaluation being done as part of Release 3.2.   This work could impact other items currently planned for this release.  Below are three specific planned improvements:</w:t>
      </w:r>
    </w:p>
    <w:p w:rsidR="00324F62" w:rsidRDefault="00324F62" w:rsidP="00324F62">
      <w:pPr>
        <w:pStyle w:val="Heading4"/>
      </w:pPr>
      <w:bookmarkStart w:id="490" w:name="_Toc515632517"/>
      <w:r>
        <w:t>4.</w:t>
      </w:r>
      <w:r w:rsidR="00220CB3">
        <w:t>4</w:t>
      </w:r>
      <w:r>
        <w:t>.1.1</w:t>
      </w:r>
      <w:r>
        <w:tab/>
        <w:t>Hash Map Improvement</w:t>
      </w:r>
      <w:bookmarkEnd w:id="490"/>
    </w:p>
    <w:p w:rsidR="00324F62" w:rsidRDefault="00324F62" w:rsidP="00324F62">
      <w:r>
        <w:t xml:space="preserve">The </w:t>
      </w:r>
      <w:proofErr w:type="spellStart"/>
      <w:r>
        <w:t>RapidsDB</w:t>
      </w:r>
      <w:proofErr w:type="spellEnd"/>
      <w:r>
        <w:t xml:space="preserve"> Execution Engine</w:t>
      </w:r>
      <w:r w:rsidRPr="003700B2">
        <w:t xml:space="preserve"> create</w:t>
      </w:r>
      <w:r>
        <w:t>s</w:t>
      </w:r>
      <w:r w:rsidRPr="003700B2">
        <w:t xml:space="preserve"> hash maps when doing join processing, and these maps can end up being large when we are joining a very large number of rows.   The hash maps are implemented as standard Java hash maps which are not memory efficient and have a limit of 2B entries, which will be a problem for queries on </w:t>
      </w:r>
      <w:r>
        <w:t xml:space="preserve">large datasets such as </w:t>
      </w:r>
      <w:r w:rsidRPr="003700B2">
        <w:t>SF1000.   We need to have a more efficient hash map w</w:t>
      </w:r>
      <w:r>
        <w:t>hich has no memory limitations, and which have better performance than standard Java hash maps.</w:t>
      </w:r>
    </w:p>
    <w:p w:rsidR="00324F62" w:rsidRDefault="00324F62" w:rsidP="00324F62">
      <w:pPr>
        <w:pStyle w:val="Heading4"/>
      </w:pPr>
      <w:bookmarkStart w:id="491" w:name="_Toc515632518"/>
      <w:r>
        <w:t>4.</w:t>
      </w:r>
      <w:r w:rsidR="00220CB3">
        <w:t>4</w:t>
      </w:r>
      <w:r>
        <w:t>.1.2</w:t>
      </w:r>
      <w:r>
        <w:tab/>
        <w:t>Move Major Data Structures Off-heap</w:t>
      </w:r>
      <w:bookmarkEnd w:id="491"/>
    </w:p>
    <w:p w:rsidR="00324F62" w:rsidRPr="00187B3A" w:rsidRDefault="00324F62" w:rsidP="00324F62">
      <w:r>
        <w:t>A key goal of the performance work for this release is to move the major internal data structures (such as hash maps and row data) off the Java heap so that we can avoid the costly overhead of Java Garbage Collection.</w:t>
      </w:r>
    </w:p>
    <w:p w:rsidR="00324F62" w:rsidRDefault="00324F62" w:rsidP="00324F62">
      <w:pPr>
        <w:pStyle w:val="Heading4"/>
      </w:pPr>
      <w:bookmarkStart w:id="492" w:name="_Toc515632519"/>
      <w:r>
        <w:t>4.</w:t>
      </w:r>
      <w:r w:rsidR="00075B60">
        <w:t>4</w:t>
      </w:r>
      <w:r>
        <w:t>.1.3</w:t>
      </w:r>
      <w:proofErr w:type="gramStart"/>
      <w:r>
        <w:tab/>
        <w:t>.Resource</w:t>
      </w:r>
      <w:proofErr w:type="gramEnd"/>
      <w:r>
        <w:t xml:space="preserve"> Framework</w:t>
      </w:r>
      <w:bookmarkEnd w:id="492"/>
    </w:p>
    <w:p w:rsidR="00324F62" w:rsidRDefault="00324F62" w:rsidP="00324F62">
      <w:r>
        <w:t xml:space="preserve">The Resource Framework is an internal sub-system within the </w:t>
      </w:r>
      <w:proofErr w:type="spellStart"/>
      <w:r>
        <w:t>RapidsDB</w:t>
      </w:r>
      <w:proofErr w:type="spellEnd"/>
      <w:r>
        <w:t xml:space="preserve"> Query Executor that coordinates query load with available machine resources to optimize resource usage and prevent "thrashing".</w:t>
      </w:r>
    </w:p>
    <w:p w:rsidR="00324F62" w:rsidRDefault="00324F62" w:rsidP="00324F62"/>
    <w:p w:rsidR="00324F62" w:rsidRDefault="00324F62" w:rsidP="00324F62">
      <w:r>
        <w:t xml:space="preserve">Currently, </w:t>
      </w:r>
      <w:proofErr w:type="spellStart"/>
      <w:r>
        <w:t>RapidsDB</w:t>
      </w:r>
      <w:proofErr w:type="spellEnd"/>
      <w:r>
        <w:t xml:space="preserve"> executes queries on a "greedy" first-come, first-served basis. Queries are executed as soon as they are presented to a query executor ("DQC"), restricted only by the "maximum number of concurrent queries" setting specified at system startup. The latter is not sufficient for good resource utilization because queries vary widely in their resource requirements; a dozen small queries might easily leave the machine mostly idle while the same number of "monster" queries could seriously overload it.</w:t>
      </w:r>
    </w:p>
    <w:p w:rsidR="00324F62" w:rsidRDefault="00324F62" w:rsidP="00324F62"/>
    <w:p w:rsidR="00324F62" w:rsidRDefault="00324F62" w:rsidP="00324F62">
      <w:r>
        <w:t>The resource management code will analyze queries to estimate their resource requirements. Ideally, queries (or parts of them) are then dynamically scheduled for execution with the goal of keeping the machine fully occupied but not overloaded. This is a complex task, especially in a federated query system where it may be difficult or impossible to produce accurate resource estimates. A baseline goal is simply to avoid memory overload.</w:t>
      </w:r>
    </w:p>
    <w:p w:rsidR="00324F62" w:rsidRDefault="00324F62" w:rsidP="00324F62"/>
    <w:p w:rsidR="00324F62" w:rsidRDefault="00324F62" w:rsidP="00324F62">
      <w:r>
        <w:t xml:space="preserve">The information used to calculate resource requirements is a subset of that used for cost-based optimization of queries, so the architecture should be designed to support </w:t>
      </w:r>
      <w:proofErr w:type="gramStart"/>
      <w:r>
        <w:t>both of these</w:t>
      </w:r>
      <w:proofErr w:type="gramEnd"/>
      <w:r>
        <w:t xml:space="preserve"> functions. Resource management is also closely associated with caching, since caching strategy is </w:t>
      </w:r>
      <w:proofErr w:type="gramStart"/>
      <w:r>
        <w:t>resource-driven by definition</w:t>
      </w:r>
      <w:proofErr w:type="gramEnd"/>
      <w:r>
        <w:t>. Query scheduling and cache-eviction policies need to be designed to work smoothly together, especially in the case of large-scale iterative calculations (e.g. ML queries).</w:t>
      </w:r>
    </w:p>
    <w:p w:rsidR="00324F62" w:rsidRDefault="00324F62" w:rsidP="00324F62"/>
    <w:p w:rsidR="00324F62" w:rsidRDefault="00324F62" w:rsidP="00324F62">
      <w:r>
        <w:t>Since federated data sources may offer only limited information, the system must assume varying confidence levels and the design should at least contemplate the ability to adjust and/or re-optimize dynamically. Ultimately the system needs to be able to schedule and manage queries (or parts of them) dynamically. This, in turn, relates to query process tracking and management ("track/hold/cancel" capabilities), which is not part of this release.</w:t>
      </w:r>
    </w:p>
    <w:p w:rsidR="00324F62" w:rsidRDefault="00324F62" w:rsidP="00324F62"/>
    <w:p w:rsidR="00324F62" w:rsidRDefault="00324F62" w:rsidP="00324F62">
      <w:r>
        <w:lastRenderedPageBreak/>
        <w:t>Finally, we need to keep in mind the potential need to cooperate with cluster-level resource management frameworks (e.g. YARN) which may dynamically affect the amount of available machine resources.</w:t>
      </w:r>
    </w:p>
    <w:p w:rsidR="00355BBD" w:rsidRDefault="00355BBD" w:rsidP="00324F62">
      <w:pPr>
        <w:pStyle w:val="Heading3"/>
      </w:pPr>
      <w:bookmarkStart w:id="493" w:name="_Hlk514328628"/>
      <w:bookmarkStart w:id="494" w:name="_Toc515632520"/>
      <w:r>
        <w:t>4.4.2</w:t>
      </w:r>
      <w:r>
        <w:tab/>
        <w:t>SE Integration with New Execution Engine</w:t>
      </w:r>
      <w:bookmarkEnd w:id="494"/>
    </w:p>
    <w:p w:rsidR="00355BBD" w:rsidRPr="00355BBD" w:rsidRDefault="00CC0999" w:rsidP="00355BBD">
      <w:r>
        <w:t xml:space="preserve">This is the work required to provide the optimal interface between the new </w:t>
      </w:r>
      <w:proofErr w:type="spellStart"/>
      <w:r>
        <w:t>RapidsDB</w:t>
      </w:r>
      <w:proofErr w:type="spellEnd"/>
      <w:r>
        <w:t xml:space="preserve"> Execution Engine and the data managed by </w:t>
      </w:r>
      <w:proofErr w:type="spellStart"/>
      <w:r>
        <w:t>RapidsSE</w:t>
      </w:r>
      <w:proofErr w:type="spellEnd"/>
      <w:r>
        <w:t>, to minimize any latencies involved in accessing the SE data.</w:t>
      </w:r>
      <w:r w:rsidR="004C1EB8">
        <w:t xml:space="preserve">  As part of this work, we will need to </w:t>
      </w:r>
      <w:r w:rsidR="004C1EB8" w:rsidRPr="004C1EB8">
        <w:t>review and improve the SE threading model for performance improvements in conjunction with the new Execution Engine.</w:t>
      </w:r>
    </w:p>
    <w:p w:rsidR="00324F62" w:rsidRDefault="00324F62" w:rsidP="00324F62">
      <w:pPr>
        <w:pStyle w:val="Heading3"/>
      </w:pPr>
      <w:bookmarkStart w:id="495" w:name="_Toc515632521"/>
      <w:r>
        <w:t>4.</w:t>
      </w:r>
      <w:r w:rsidR="00075B60">
        <w:t>4</w:t>
      </w:r>
      <w:r>
        <w:t>.</w:t>
      </w:r>
      <w:r w:rsidR="00355BBD">
        <w:t>3</w:t>
      </w:r>
      <w:r>
        <w:tab/>
        <w:t>Query Caching</w:t>
      </w:r>
      <w:bookmarkEnd w:id="495"/>
    </w:p>
    <w:p w:rsidR="00324F62" w:rsidRDefault="00324F62" w:rsidP="00324F62">
      <w:r>
        <w:t>"Query caching" refers to saving a temporary copy of a query result in memory, allowing it to be reused without re-running the query. This may be the result of an entire query or just some useful part of a query. This can increase performance because reusing a cached result is often much faster than executing the query again.</w:t>
      </w:r>
    </w:p>
    <w:p w:rsidR="00324F62" w:rsidRDefault="00324F62" w:rsidP="00324F62"/>
    <w:p w:rsidR="00324F62" w:rsidRDefault="00324F62" w:rsidP="00324F62">
      <w:r>
        <w:t>The logic for query caching can be separated into two distinct aspects: 1) deciding which queries or parts of queries are likely to be reused, and 2) determining whether a cached result should be maintained in the cache or removed ("evicted") to make room for more useful results.</w:t>
      </w:r>
    </w:p>
    <w:p w:rsidR="00324F62" w:rsidRDefault="00324F62" w:rsidP="00324F62"/>
    <w:p w:rsidR="00324F62" w:rsidRDefault="00324F62" w:rsidP="00324F62">
      <w:r>
        <w:t>Obvious candidates for caching include subqueries defined using the WITH clause (or other non-materialized views) which are used repeatedly within the main body of a query. Other caching candidates must be found by query analysis. For example, in TPC-H #11:</w:t>
      </w:r>
    </w:p>
    <w:p w:rsidR="00324F62" w:rsidRDefault="00324F62" w:rsidP="00324F62"/>
    <w:p w:rsidR="00324F62" w:rsidRDefault="00324F62" w:rsidP="00324F62">
      <w:r>
        <w:t>SELECT ...</w:t>
      </w:r>
    </w:p>
    <w:p w:rsidR="00324F62" w:rsidRPr="00DF0239" w:rsidRDefault="00324F62" w:rsidP="00324F62">
      <w:pPr>
        <w:rPr>
          <w:highlight w:val="yellow"/>
        </w:rPr>
      </w:pPr>
      <w:r>
        <w:t xml:space="preserve">FROM </w:t>
      </w:r>
      <w:r w:rsidRPr="00DF0239">
        <w:rPr>
          <w:highlight w:val="yellow"/>
        </w:rPr>
        <w:t>PARTSUPP, SUPPLIER, NATION</w:t>
      </w:r>
    </w:p>
    <w:p w:rsidR="00324F62" w:rsidRDefault="00324F62" w:rsidP="00324F62">
      <w:r w:rsidRPr="00DF0239">
        <w:rPr>
          <w:highlight w:val="yellow"/>
        </w:rPr>
        <w:t xml:space="preserve">WHERE </w:t>
      </w:r>
      <w:proofErr w:type="spellStart"/>
      <w:r w:rsidRPr="00DF0239">
        <w:rPr>
          <w:highlight w:val="yellow"/>
        </w:rPr>
        <w:t>ps_suppkey</w:t>
      </w:r>
      <w:proofErr w:type="spellEnd"/>
      <w:r w:rsidRPr="00DF0239">
        <w:rPr>
          <w:highlight w:val="yellow"/>
        </w:rPr>
        <w:t xml:space="preserve"> = </w:t>
      </w:r>
      <w:proofErr w:type="spellStart"/>
      <w:r w:rsidRPr="00DF0239">
        <w:rPr>
          <w:highlight w:val="yellow"/>
        </w:rPr>
        <w:t>s_suppkey</w:t>
      </w:r>
      <w:proofErr w:type="spellEnd"/>
      <w:r w:rsidRPr="00DF0239">
        <w:rPr>
          <w:highlight w:val="yellow"/>
        </w:rPr>
        <w:t xml:space="preserve"> AND </w:t>
      </w:r>
      <w:proofErr w:type="spellStart"/>
      <w:r w:rsidRPr="00DF0239">
        <w:rPr>
          <w:highlight w:val="yellow"/>
        </w:rPr>
        <w:t>s_nationkey</w:t>
      </w:r>
      <w:proofErr w:type="spellEnd"/>
      <w:r w:rsidRPr="00DF0239">
        <w:rPr>
          <w:highlight w:val="yellow"/>
        </w:rPr>
        <w:t xml:space="preserve"> = </w:t>
      </w:r>
      <w:proofErr w:type="spellStart"/>
      <w:r w:rsidRPr="00DF0239">
        <w:rPr>
          <w:highlight w:val="yellow"/>
        </w:rPr>
        <w:t>n_nationkey</w:t>
      </w:r>
      <w:proofErr w:type="spellEnd"/>
      <w:r w:rsidRPr="00DF0239">
        <w:rPr>
          <w:highlight w:val="yellow"/>
        </w:rPr>
        <w:t xml:space="preserve"> AND </w:t>
      </w:r>
      <w:proofErr w:type="spellStart"/>
      <w:r w:rsidRPr="00DF0239">
        <w:rPr>
          <w:highlight w:val="yellow"/>
        </w:rPr>
        <w:t>n_name</w:t>
      </w:r>
      <w:proofErr w:type="spellEnd"/>
      <w:r w:rsidRPr="00DF0239">
        <w:rPr>
          <w:highlight w:val="yellow"/>
        </w:rPr>
        <w:t xml:space="preserve"> = 'GERMANY'</w:t>
      </w:r>
    </w:p>
    <w:p w:rsidR="00324F62" w:rsidRDefault="00324F62" w:rsidP="00324F62">
      <w:r>
        <w:t xml:space="preserve">HAVING </w:t>
      </w:r>
      <w:proofErr w:type="gramStart"/>
      <w:r>
        <w:t>SUM(</w:t>
      </w:r>
      <w:proofErr w:type="spellStart"/>
      <w:proofErr w:type="gramEnd"/>
      <w:r>
        <w:t>ps_supplycost</w:t>
      </w:r>
      <w:proofErr w:type="spellEnd"/>
      <w:r>
        <w:t xml:space="preserve"> * </w:t>
      </w:r>
      <w:proofErr w:type="spellStart"/>
      <w:r>
        <w:t>ps_availqty</w:t>
      </w:r>
      <w:proofErr w:type="spellEnd"/>
      <w:r>
        <w:t>) &gt;</w:t>
      </w:r>
    </w:p>
    <w:p w:rsidR="00324F62" w:rsidRDefault="00324F62" w:rsidP="00324F62">
      <w:proofErr w:type="gramStart"/>
      <w:r>
        <w:t>( SELECT</w:t>
      </w:r>
      <w:proofErr w:type="gramEnd"/>
      <w:r>
        <w:t xml:space="preserve"> ...</w:t>
      </w:r>
    </w:p>
    <w:p w:rsidR="00324F62" w:rsidRPr="00DF0239" w:rsidRDefault="00324F62" w:rsidP="00324F62">
      <w:pPr>
        <w:rPr>
          <w:highlight w:val="yellow"/>
        </w:rPr>
      </w:pPr>
      <w:r>
        <w:t xml:space="preserve">  </w:t>
      </w:r>
      <w:r w:rsidRPr="008610C5">
        <w:t xml:space="preserve">FROM </w:t>
      </w:r>
      <w:r w:rsidRPr="00DF0239">
        <w:rPr>
          <w:highlight w:val="yellow"/>
        </w:rPr>
        <w:t>PARTSUPP, SUPPLIER, NATION</w:t>
      </w:r>
    </w:p>
    <w:p w:rsidR="00324F62" w:rsidRDefault="00324F62" w:rsidP="00324F62">
      <w:r w:rsidRPr="00DF0239">
        <w:rPr>
          <w:highlight w:val="yellow"/>
        </w:rPr>
        <w:t xml:space="preserve">  WHERE </w:t>
      </w:r>
      <w:proofErr w:type="spellStart"/>
      <w:r w:rsidRPr="00DF0239">
        <w:rPr>
          <w:highlight w:val="yellow"/>
        </w:rPr>
        <w:t>ps_suppkey</w:t>
      </w:r>
      <w:proofErr w:type="spellEnd"/>
      <w:r w:rsidRPr="00DF0239">
        <w:rPr>
          <w:highlight w:val="yellow"/>
        </w:rPr>
        <w:t xml:space="preserve"> = </w:t>
      </w:r>
      <w:proofErr w:type="spellStart"/>
      <w:r w:rsidRPr="00DF0239">
        <w:rPr>
          <w:highlight w:val="yellow"/>
        </w:rPr>
        <w:t>s_suppkey</w:t>
      </w:r>
      <w:proofErr w:type="spellEnd"/>
      <w:r w:rsidRPr="00DF0239">
        <w:rPr>
          <w:highlight w:val="yellow"/>
        </w:rPr>
        <w:t xml:space="preserve"> AND </w:t>
      </w:r>
      <w:proofErr w:type="spellStart"/>
      <w:r w:rsidRPr="00DF0239">
        <w:rPr>
          <w:highlight w:val="yellow"/>
        </w:rPr>
        <w:t>s_nationkey</w:t>
      </w:r>
      <w:proofErr w:type="spellEnd"/>
      <w:r w:rsidRPr="00DF0239">
        <w:rPr>
          <w:highlight w:val="yellow"/>
        </w:rPr>
        <w:t xml:space="preserve"> = </w:t>
      </w:r>
      <w:proofErr w:type="spellStart"/>
      <w:r w:rsidRPr="00DF0239">
        <w:rPr>
          <w:highlight w:val="yellow"/>
        </w:rPr>
        <w:t>n_nationkey</w:t>
      </w:r>
      <w:proofErr w:type="spellEnd"/>
      <w:r w:rsidRPr="00DF0239">
        <w:rPr>
          <w:highlight w:val="yellow"/>
        </w:rPr>
        <w:t xml:space="preserve"> AND </w:t>
      </w:r>
      <w:proofErr w:type="spellStart"/>
      <w:r w:rsidRPr="00DF0239">
        <w:rPr>
          <w:highlight w:val="yellow"/>
        </w:rPr>
        <w:t>n_name</w:t>
      </w:r>
      <w:proofErr w:type="spellEnd"/>
      <w:r w:rsidRPr="00DF0239">
        <w:rPr>
          <w:highlight w:val="yellow"/>
        </w:rPr>
        <w:t xml:space="preserve"> = 'GERMANY</w:t>
      </w:r>
      <w:proofErr w:type="gramStart"/>
      <w:r w:rsidRPr="00DF0239">
        <w:rPr>
          <w:highlight w:val="yellow"/>
        </w:rPr>
        <w:t>'</w:t>
      </w:r>
      <w:r>
        <w:t xml:space="preserve"> )</w:t>
      </w:r>
      <w:proofErr w:type="gramEnd"/>
    </w:p>
    <w:p w:rsidR="00324F62" w:rsidRDefault="00324F62" w:rsidP="00324F62">
      <w:r>
        <w:t>...</w:t>
      </w:r>
    </w:p>
    <w:p w:rsidR="00324F62" w:rsidRDefault="00324F62" w:rsidP="00324F62"/>
    <w:p w:rsidR="00324F62" w:rsidRDefault="00324F62" w:rsidP="00324F62">
      <w:r>
        <w:t xml:space="preserve">The complex </w:t>
      </w:r>
      <w:proofErr w:type="gramStart"/>
      <w:r>
        <w:t>join</w:t>
      </w:r>
      <w:proofErr w:type="gramEnd"/>
      <w:r>
        <w:t xml:space="preserve"> and filter in the main body of the query is duplicated in the subquery. If this duplication can be detected, the result of the duplicate operations can be cached and reused, resulting in a significant performance benefit.</w:t>
      </w:r>
    </w:p>
    <w:p w:rsidR="00324F62" w:rsidRDefault="00324F62" w:rsidP="00324F62"/>
    <w:p w:rsidR="00324F62" w:rsidRDefault="00324F62" w:rsidP="00324F62">
      <w:r>
        <w:t>Other important caching candidates are less obvious. A common scenario is a fully distributed join, where each node sends a request to every other node to execute a certain (usually partial) query. Each node will receive an identical request from every other node. Caching the result rather than re-executing the query can produce a substantial performance benefit.</w:t>
      </w:r>
    </w:p>
    <w:p w:rsidR="00324F62" w:rsidRDefault="00324F62" w:rsidP="00324F62"/>
    <w:p w:rsidR="00324F62" w:rsidRDefault="00324F62" w:rsidP="00324F62">
      <w:r>
        <w:t>An intelligent cache eviction strategy is also important. For example, in the distributed join scenario just discussed, the cached query result is of very high value initially, but once it has been returned to every other node, its value drops substantially. This differs from a generic cache eviction policy (e.g. LRU caching).</w:t>
      </w:r>
    </w:p>
    <w:p w:rsidR="00324F62" w:rsidRDefault="00324F62" w:rsidP="00324F62"/>
    <w:p w:rsidR="00324F62" w:rsidRDefault="00324F62" w:rsidP="00324F62">
      <w:r>
        <w:t xml:space="preserve">Another aspect is the need to integrate the cache logic with transaction handling, particularly for federated queries. A given cached result can only be used by a query if the two are associated with the </w:t>
      </w:r>
      <w:r>
        <w:lastRenderedPageBreak/>
        <w:t>same (or a compatible) transaction context. Initially any query caching will follow a conservative strategy with respect to transaction context.</w:t>
      </w:r>
      <w:bookmarkEnd w:id="493"/>
    </w:p>
    <w:p w:rsidR="007A0FD6" w:rsidRDefault="007A0FD6" w:rsidP="007A0FD6">
      <w:pPr>
        <w:pStyle w:val="Heading3"/>
      </w:pPr>
      <w:bookmarkStart w:id="496" w:name="_Toc515632522"/>
      <w:r>
        <w:t>4.</w:t>
      </w:r>
      <w:r w:rsidR="00075B60">
        <w:t>4</w:t>
      </w:r>
      <w:r>
        <w:t>.</w:t>
      </w:r>
      <w:r w:rsidR="00CC0999">
        <w:t>4</w:t>
      </w:r>
      <w:r>
        <w:tab/>
        <w:t>User-Defined Functions (UDFs)/ User Defined Types (UDTs) Support – Phase 1</w:t>
      </w:r>
      <w:bookmarkEnd w:id="496"/>
    </w:p>
    <w:p w:rsidR="007A0FD6" w:rsidRDefault="007A0FD6" w:rsidP="00324F62">
      <w:r>
        <w:t>The plan is to allow internal Field engineers to define UDFs and UDTs using Java.  Full externalization of this support to allow customers and third parties to develop UDFs and UDTs will be delivered in R3.6.</w:t>
      </w:r>
    </w:p>
    <w:p w:rsidR="00355BBD" w:rsidRDefault="00355BBD" w:rsidP="00355BBD">
      <w:pPr>
        <w:pStyle w:val="Heading3"/>
      </w:pPr>
      <w:bookmarkStart w:id="497" w:name="_Toc515632523"/>
      <w:r>
        <w:t>4.4.</w:t>
      </w:r>
      <w:r w:rsidR="00CC0999">
        <w:t>5</w:t>
      </w:r>
      <w:r>
        <w:tab/>
        <w:t>Full OUTER JOIN</w:t>
      </w:r>
      <w:bookmarkEnd w:id="497"/>
    </w:p>
    <w:p w:rsidR="00355BBD" w:rsidRPr="00355BBD" w:rsidRDefault="00355BBD" w:rsidP="00355BBD">
      <w:r>
        <w:t>Provide support for FULL OUTER JOIN.</w:t>
      </w:r>
    </w:p>
    <w:p w:rsidR="00671FEB" w:rsidRDefault="00671FEB" w:rsidP="00671FEB">
      <w:pPr>
        <w:pStyle w:val="Heading3"/>
      </w:pPr>
      <w:bookmarkStart w:id="498" w:name="_Toc515632524"/>
      <w:r>
        <w:t>4.</w:t>
      </w:r>
      <w:r w:rsidR="00075B60">
        <w:t>4</w:t>
      </w:r>
      <w:r>
        <w:t>.</w:t>
      </w:r>
      <w:r w:rsidR="00CC0999">
        <w:t>6</w:t>
      </w:r>
      <w:r>
        <w:tab/>
      </w:r>
      <w:r w:rsidR="007A0FD6">
        <w:t>User Authentication – Phase 1</w:t>
      </w:r>
      <w:bookmarkEnd w:id="498"/>
    </w:p>
    <w:p w:rsidR="00355BBD" w:rsidRDefault="00671FEB" w:rsidP="00355BBD">
      <w:pPr>
        <w:rPr>
          <w:ins w:id="499" w:author="Dave Cracknell" w:date="2018-06-01T16:03:00Z"/>
        </w:rPr>
      </w:pPr>
      <w:r w:rsidRPr="00D332E6">
        <w:t>Provide user-level authentication to control access to the system via rapids-shell o</w:t>
      </w:r>
      <w:r>
        <w:t xml:space="preserve">r JDBC.  </w:t>
      </w:r>
      <w:r w:rsidR="007A0FD6">
        <w:t>This work item is still being planned and is subject to change based on the final plans, resources and timing.  The current proposal for Phase 1 is to support the ability to create users with their associated passwords and store this information in Zookeeper.  Access to the system through either the rapids-shell or JDBC will require the use of a user name and password.</w:t>
      </w:r>
      <w:r w:rsidR="009267DD">
        <w:t xml:space="preserve">   The system will be designed to allow for supporting other authentication models in the future such as LDAP.</w:t>
      </w:r>
    </w:p>
    <w:p w:rsidR="00A64937" w:rsidRDefault="00A64937" w:rsidP="00355BBD">
      <w:pPr>
        <w:rPr>
          <w:ins w:id="500" w:author="Dave Cracknell" w:date="2018-06-01T16:03:00Z"/>
        </w:rPr>
      </w:pPr>
    </w:p>
    <w:p w:rsidR="00A64937" w:rsidRPr="00A64937" w:rsidRDefault="00A64937" w:rsidP="00355BBD">
      <w:pPr>
        <w:rPr>
          <w:b/>
          <w:rPrChange w:id="501" w:author="Dave Cracknell" w:date="2018-06-01T16:03:00Z">
            <w:rPr/>
          </w:rPrChange>
        </w:rPr>
      </w:pPr>
      <w:ins w:id="502" w:author="Dave Cracknell" w:date="2018-06-01T16:03:00Z">
        <w:r>
          <w:rPr>
            <w:b/>
          </w:rPr>
          <w:t>NOTE:  This feature is still under discussion within the core development team and at this time is not fully committed to the release.   More work needs to be done to fully specify what would be sup</w:t>
        </w:r>
      </w:ins>
      <w:ins w:id="503" w:author="Dave Cracknell" w:date="2018-06-01T16:04:00Z">
        <w:r>
          <w:rPr>
            <w:b/>
          </w:rPr>
          <w:t>ported and then resources need to be evaluated to see what impact, if any, supporting this feature would have on Release 3.5.</w:t>
        </w:r>
      </w:ins>
    </w:p>
    <w:p w:rsidR="00837AA1" w:rsidRDefault="00837AA1" w:rsidP="00837AA1">
      <w:pPr>
        <w:pStyle w:val="Heading3"/>
      </w:pPr>
      <w:bookmarkStart w:id="504" w:name="_Toc515632525"/>
      <w:r>
        <w:t>4.4.</w:t>
      </w:r>
      <w:r w:rsidR="00CC0999">
        <w:t>7</w:t>
      </w:r>
      <w:r>
        <w:tab/>
        <w:t>TPC-H SF1000 Phase 1</w:t>
      </w:r>
      <w:bookmarkEnd w:id="504"/>
    </w:p>
    <w:p w:rsidR="00837AA1" w:rsidRDefault="00837AA1" w:rsidP="00837AA1">
      <w:r>
        <w:t xml:space="preserve">Support the ability to run a TPC-H SF1000 benchmark against </w:t>
      </w:r>
      <w:proofErr w:type="spellStart"/>
      <w:r>
        <w:t>RapidsSE</w:t>
      </w:r>
      <w:proofErr w:type="spellEnd"/>
      <w:r>
        <w:t xml:space="preserve">.  </w:t>
      </w:r>
      <w:r w:rsidRPr="00837AA1">
        <w:t>One known area of concern is join ordering, which will not be addressed in R3.5, and so we will still need to manually set the join order for some of the queries.</w:t>
      </w:r>
    </w:p>
    <w:p w:rsidR="004C1EB8" w:rsidRDefault="004C1EB8" w:rsidP="00837AA1"/>
    <w:p w:rsidR="004C1EB8" w:rsidRPr="00AF039B" w:rsidRDefault="004C1EB8" w:rsidP="00837AA1">
      <w:pPr>
        <w:rPr>
          <w:b/>
        </w:rPr>
      </w:pPr>
      <w:r>
        <w:rPr>
          <w:b/>
        </w:rPr>
        <w:t xml:space="preserve">NOTE: </w:t>
      </w:r>
      <w:proofErr w:type="gramStart"/>
      <w:r>
        <w:rPr>
          <w:b/>
        </w:rPr>
        <w:t>In order to</w:t>
      </w:r>
      <w:proofErr w:type="gramEnd"/>
      <w:r>
        <w:rPr>
          <w:b/>
        </w:rPr>
        <w:t xml:space="preserve"> be able to run an SF1000 benchmark we will need access to systems with an aggregate total of 2.5TB of memory.  The shared memory segment used by </w:t>
      </w:r>
      <w:proofErr w:type="spellStart"/>
      <w:r>
        <w:rPr>
          <w:b/>
        </w:rPr>
        <w:t>RapidsSE</w:t>
      </w:r>
      <w:proofErr w:type="spellEnd"/>
      <w:r>
        <w:rPr>
          <w:b/>
        </w:rPr>
        <w:t xml:space="preserve"> must be the same size on each node that </w:t>
      </w:r>
      <w:proofErr w:type="spellStart"/>
      <w:r>
        <w:rPr>
          <w:b/>
        </w:rPr>
        <w:t>RapidsSE</w:t>
      </w:r>
      <w:proofErr w:type="spellEnd"/>
      <w:r>
        <w:rPr>
          <w:b/>
        </w:rPr>
        <w:t xml:space="preserve"> is running on.</w:t>
      </w:r>
    </w:p>
    <w:p w:rsidR="00604911" w:rsidRDefault="00604911" w:rsidP="004C1EB8">
      <w:pPr>
        <w:pStyle w:val="Heading3"/>
        <w:rPr>
          <w:ins w:id="505" w:author="Dave Cracknell" w:date="2018-06-01T15:39:00Z"/>
        </w:rPr>
      </w:pPr>
      <w:bookmarkStart w:id="506" w:name="_Toc515632526"/>
      <w:ins w:id="507" w:author="Dave Cracknell" w:date="2018-06-01T15:39:00Z">
        <w:r>
          <w:t>4.4.8</w:t>
        </w:r>
        <w:r>
          <w:tab/>
          <w:t>Hadoop Connector – WRITE Interface Phase 2</w:t>
        </w:r>
        <w:bookmarkEnd w:id="506"/>
      </w:ins>
    </w:p>
    <w:p w:rsidR="00604911" w:rsidRDefault="00604911" w:rsidP="00604911">
      <w:pPr>
        <w:pStyle w:val="Heading4"/>
        <w:rPr>
          <w:moveTo w:id="508" w:author="Dave Cracknell" w:date="2018-06-01T15:39:00Z"/>
        </w:rPr>
      </w:pPr>
      <w:bookmarkStart w:id="509" w:name="_Toc515632527"/>
      <w:moveToRangeStart w:id="510" w:author="Dave Cracknell" w:date="2018-06-01T15:39:00Z" w:name="move515630895"/>
      <w:moveTo w:id="511" w:author="Dave Cracknell" w:date="2018-06-01T15:39:00Z">
        <w:r>
          <w:t>4.</w:t>
        </w:r>
        <w:del w:id="512" w:author="Dave Cracknell" w:date="2018-06-01T15:39:00Z">
          <w:r w:rsidDel="00604911">
            <w:delText>3.2</w:delText>
          </w:r>
        </w:del>
      </w:moveTo>
      <w:ins w:id="513" w:author="Dave Cracknell" w:date="2018-06-01T15:39:00Z">
        <w:r>
          <w:t>4.8</w:t>
        </w:r>
      </w:ins>
      <w:moveTo w:id="514" w:author="Dave Cracknell" w:date="2018-06-01T15:39:00Z">
        <w:r>
          <w:t>.1</w:t>
        </w:r>
        <w:r>
          <w:tab/>
          <w:t>CREATE and DROP TABLE</w:t>
        </w:r>
        <w:bookmarkEnd w:id="509"/>
      </w:moveTo>
    </w:p>
    <w:p w:rsidR="00604911" w:rsidRDefault="00604911" w:rsidP="00604911">
      <w:pPr>
        <w:rPr>
          <w:moveTo w:id="515" w:author="Dave Cracknell" w:date="2018-06-01T15:39:00Z"/>
        </w:rPr>
      </w:pPr>
      <w:moveTo w:id="516" w:author="Dave Cracknell" w:date="2018-06-01T15:39:00Z">
        <w:r>
          <w:t>The Hadoop csv Connector will allow the user to dynamically issue a CREATE TABLE or DROP TABLE statement.  The details for this support and how the schema metadata will be persisted are TBD.  With this support, the user will also be able</w:t>
        </w:r>
      </w:moveTo>
      <w:ins w:id="517" w:author="Dave Cracknell" w:date="2018-06-01T15:39:00Z">
        <w:r>
          <w:t xml:space="preserve"> to</w:t>
        </w:r>
      </w:ins>
      <w:moveTo w:id="518" w:author="Dave Cracknell" w:date="2018-06-01T15:39:00Z">
        <w:r>
          <w:t xml:space="preserve"> use CREATE TABLE AS SELECT where the table is being managed by the Hadoop Connector</w:t>
        </w:r>
      </w:moveTo>
      <w:ins w:id="519" w:author="Dave Cracknell" w:date="2018-06-01T15:39:00Z">
        <w:r>
          <w:t>.</w:t>
        </w:r>
      </w:ins>
      <w:moveTo w:id="520" w:author="Dave Cracknell" w:date="2018-06-01T15:39:00Z">
        <w:del w:id="521" w:author="Dave Cracknell" w:date="2018-06-01T15:39:00Z">
          <w:r w:rsidDel="00604911">
            <w:delText>.   It is likely that this feature will be released after the INSERT support has been completed, in which case depending on the timing it would either get released as R3.4.2, or it will get included with R3.5.</w:delText>
          </w:r>
        </w:del>
      </w:moveTo>
    </w:p>
    <w:moveToRangeEnd w:id="510"/>
    <w:p w:rsidR="004C1EB8" w:rsidDel="00604911" w:rsidRDefault="004C1EB8" w:rsidP="004C1EB8">
      <w:pPr>
        <w:pStyle w:val="Heading3"/>
        <w:rPr>
          <w:del w:id="522" w:author="Dave Cracknell" w:date="2018-06-01T15:40:00Z"/>
        </w:rPr>
      </w:pPr>
      <w:del w:id="523" w:author="Dave Cracknell" w:date="2018-06-01T15:40:00Z">
        <w:r w:rsidDel="00604911">
          <w:delText>4.4.8</w:delText>
        </w:r>
        <w:r w:rsidDel="00604911">
          <w:tab/>
          <w:delText>TRUNCATE</w:delText>
        </w:r>
      </w:del>
    </w:p>
    <w:p w:rsidR="004C1EB8" w:rsidDel="00604911" w:rsidRDefault="004C1EB8" w:rsidP="004C1EB8">
      <w:pPr>
        <w:rPr>
          <w:del w:id="524" w:author="Dave Cracknell" w:date="2018-06-01T15:40:00Z"/>
        </w:rPr>
      </w:pPr>
      <w:del w:id="525" w:author="Dave Cracknell" w:date="2018-06-01T15:40:00Z">
        <w:r w:rsidDel="00604911">
          <w:delText xml:space="preserve">Provide support for TRUNCATE, minimally in RapidsSE.  </w:delText>
        </w:r>
      </w:del>
    </w:p>
    <w:p w:rsidR="004C1EB8" w:rsidRPr="00AF039B" w:rsidDel="00604911" w:rsidRDefault="004C1EB8" w:rsidP="004C1EB8">
      <w:pPr>
        <w:rPr>
          <w:del w:id="526" w:author="Dave Cracknell" w:date="2018-06-01T15:40:00Z"/>
          <w:b/>
        </w:rPr>
      </w:pPr>
      <w:del w:id="527" w:author="Dave Cracknell" w:date="2018-06-01T15:40:00Z">
        <w:r w:rsidDel="00604911">
          <w:rPr>
            <w:b/>
          </w:rPr>
          <w:delText>NOTE: We will investigate the possibility of releasing this sooner than R3.5 based on the availability of resources.</w:delText>
        </w:r>
      </w:del>
    </w:p>
    <w:p w:rsidR="004C1EB8" w:rsidRPr="00837AA1" w:rsidDel="00604911" w:rsidRDefault="004C1EB8" w:rsidP="00837AA1">
      <w:pPr>
        <w:rPr>
          <w:del w:id="528" w:author="Dave Cracknell" w:date="2018-06-01T15:40:00Z"/>
        </w:rPr>
      </w:pPr>
    </w:p>
    <w:p w:rsidR="004C687A" w:rsidRDefault="004C687A" w:rsidP="004C687A"/>
    <w:p w:rsidR="00324F62" w:rsidRDefault="00324F62" w:rsidP="00324F62">
      <w:pPr>
        <w:pStyle w:val="Heading2"/>
      </w:pPr>
      <w:bookmarkStart w:id="529" w:name="_Toc515632528"/>
      <w:r>
        <w:t>4.</w:t>
      </w:r>
      <w:r w:rsidR="00075B60">
        <w:t>5</w:t>
      </w:r>
      <w:r>
        <w:tab/>
        <w:t>Release 3.6</w:t>
      </w:r>
      <w:bookmarkEnd w:id="529"/>
    </w:p>
    <w:p w:rsidR="00324F62" w:rsidRDefault="00324F62" w:rsidP="004C687A"/>
    <w:p w:rsidR="004C687A" w:rsidRDefault="004C687A" w:rsidP="004C687A">
      <w:pPr>
        <w:rPr>
          <w:b/>
        </w:rPr>
      </w:pPr>
      <w:r>
        <w:rPr>
          <w:b/>
        </w:rPr>
        <w:t xml:space="preserve">Target </w:t>
      </w:r>
      <w:r w:rsidRPr="00DF0239">
        <w:rPr>
          <w:b/>
        </w:rPr>
        <w:t>Delivery date:</w:t>
      </w:r>
      <w:r w:rsidRPr="00DF0239">
        <w:rPr>
          <w:b/>
        </w:rPr>
        <w:tab/>
      </w:r>
      <w:r w:rsidR="00075B60">
        <w:rPr>
          <w:b/>
        </w:rPr>
        <w:t>December</w:t>
      </w:r>
      <w:r>
        <w:rPr>
          <w:b/>
        </w:rPr>
        <w:t xml:space="preserve"> 31</w:t>
      </w:r>
      <w:proofErr w:type="gramStart"/>
      <w:r w:rsidRPr="00D25A46">
        <w:rPr>
          <w:b/>
          <w:vertAlign w:val="superscript"/>
        </w:rPr>
        <w:t>st</w:t>
      </w:r>
      <w:r>
        <w:rPr>
          <w:b/>
        </w:rPr>
        <w:t xml:space="preserve"> ,</w:t>
      </w:r>
      <w:proofErr w:type="gramEnd"/>
      <w:r>
        <w:rPr>
          <w:b/>
        </w:rPr>
        <w:t xml:space="preserve"> 2018</w:t>
      </w:r>
    </w:p>
    <w:p w:rsidR="004C687A" w:rsidRDefault="004C687A" w:rsidP="0070757A"/>
    <w:p w:rsidR="00681AD6" w:rsidRDefault="00681AD6" w:rsidP="007A0FD6">
      <w:pPr>
        <w:pStyle w:val="Heading3"/>
      </w:pPr>
      <w:bookmarkStart w:id="530" w:name="_Toc515632529"/>
      <w:r>
        <w:t>4.5.1</w:t>
      </w:r>
      <w:r>
        <w:tab/>
        <w:t>UDF/UDT Support Phase 2</w:t>
      </w:r>
      <w:bookmarkEnd w:id="530"/>
    </w:p>
    <w:p w:rsidR="00681AD6" w:rsidRPr="00681AD6" w:rsidRDefault="00681AD6" w:rsidP="00681AD6">
      <w:r>
        <w:t>Allow customers and third parties to create UDFs and UDTs</w:t>
      </w:r>
    </w:p>
    <w:p w:rsidR="00ED6891" w:rsidRDefault="0070757A" w:rsidP="00ED6891">
      <w:pPr>
        <w:pStyle w:val="Heading3"/>
      </w:pPr>
      <w:bookmarkStart w:id="531" w:name="_Toc515632530"/>
      <w:r>
        <w:t>4.</w:t>
      </w:r>
      <w:r w:rsidR="00EC2D40">
        <w:t>5</w:t>
      </w:r>
      <w:r>
        <w:t>.</w:t>
      </w:r>
      <w:r w:rsidR="009267DD">
        <w:t>2</w:t>
      </w:r>
      <w:r>
        <w:tab/>
      </w:r>
      <w:r w:rsidR="00ED6891">
        <w:t>Analytic Windowing</w:t>
      </w:r>
      <w:bookmarkEnd w:id="531"/>
    </w:p>
    <w:p w:rsidR="00ED6891" w:rsidRDefault="00ED6891" w:rsidP="00ED6891">
      <w:r>
        <w:t>The syntax proposed below defines the analytic windowing support needed for the TPC-DS queries:</w:t>
      </w:r>
    </w:p>
    <w:p w:rsidR="00ED6891" w:rsidRPr="008741C5" w:rsidRDefault="00ED6891" w:rsidP="00ED6891"/>
    <w:p w:rsidR="00ED6891" w:rsidRPr="000C1421" w:rsidRDefault="00ED6891" w:rsidP="00ED6891">
      <w:pPr>
        <w:rPr>
          <w:b/>
        </w:rPr>
      </w:pPr>
      <w:r w:rsidRPr="000C1421">
        <w:rPr>
          <w:b/>
        </w:rPr>
        <w:t>Syntax:</w:t>
      </w:r>
    </w:p>
    <w:p w:rsidR="00ED6891" w:rsidRDefault="00ED6891" w:rsidP="00ED6891"/>
    <w:p w:rsidR="00ED6891" w:rsidRDefault="00ED6891" w:rsidP="00ED6891">
      <w:r>
        <w:t xml:space="preserve">OVER ( </w:t>
      </w:r>
    </w:p>
    <w:p w:rsidR="00ED6891" w:rsidRDefault="00ED6891" w:rsidP="00ED6891">
      <w:r>
        <w:t xml:space="preserve">       [ &lt;PARTITION BY clause</w:t>
      </w:r>
      <w:proofErr w:type="gramStart"/>
      <w:r>
        <w:t>&gt; ]</w:t>
      </w:r>
      <w:proofErr w:type="gramEnd"/>
    </w:p>
    <w:p w:rsidR="00ED6891" w:rsidRDefault="00ED6891" w:rsidP="00ED6891">
      <w:r>
        <w:t xml:space="preserve">       [ &lt;ORDER BY clause</w:t>
      </w:r>
      <w:proofErr w:type="gramStart"/>
      <w:r>
        <w:t>&gt; ]</w:t>
      </w:r>
      <w:proofErr w:type="gramEnd"/>
      <w:r>
        <w:t xml:space="preserve"> </w:t>
      </w:r>
    </w:p>
    <w:p w:rsidR="00ED6891" w:rsidRDefault="00ED6891" w:rsidP="00ED6891">
      <w:r>
        <w:t xml:space="preserve">       [ &lt;ROWS or RANGE clause</w:t>
      </w:r>
      <w:proofErr w:type="gramStart"/>
      <w:r>
        <w:t>&gt; ]</w:t>
      </w:r>
      <w:proofErr w:type="gramEnd"/>
    </w:p>
    <w:p w:rsidR="00ED6891" w:rsidRDefault="00ED6891" w:rsidP="00ED6891">
      <w:r>
        <w:t xml:space="preserve">     )</w:t>
      </w:r>
    </w:p>
    <w:p w:rsidR="00ED6891" w:rsidRDefault="00ED6891" w:rsidP="00ED6891">
      <w:r>
        <w:t xml:space="preserve"> </w:t>
      </w:r>
    </w:p>
    <w:p w:rsidR="00ED6891" w:rsidRDefault="00ED6891" w:rsidP="00ED6891">
      <w:r>
        <w:t>&lt;ROWS or RANGE clause</w:t>
      </w:r>
      <w:proofErr w:type="gramStart"/>
      <w:r>
        <w:t>&gt; ::=</w:t>
      </w:r>
      <w:proofErr w:type="gramEnd"/>
    </w:p>
    <w:p w:rsidR="00ED6891" w:rsidRDefault="00ED6891" w:rsidP="00ED6891">
      <w:r>
        <w:t xml:space="preserve">  </w:t>
      </w:r>
      <w:proofErr w:type="gramStart"/>
      <w:r>
        <w:t>{ ROWS</w:t>
      </w:r>
      <w:proofErr w:type="gramEnd"/>
      <w:r>
        <w:t xml:space="preserve"> | RANGE } &lt;window frame extent&gt;</w:t>
      </w:r>
    </w:p>
    <w:p w:rsidR="00ED6891" w:rsidRDefault="00ED6891" w:rsidP="00ED6891"/>
    <w:p w:rsidR="00ED6891" w:rsidRDefault="00ED6891" w:rsidP="00ED6891">
      <w:r>
        <w:t>&lt;window frame extent</w:t>
      </w:r>
      <w:proofErr w:type="gramStart"/>
      <w:r>
        <w:t>&gt; ::=</w:t>
      </w:r>
      <w:proofErr w:type="gramEnd"/>
      <w:r>
        <w:t xml:space="preserve"> </w:t>
      </w:r>
    </w:p>
    <w:p w:rsidR="00ED6891" w:rsidRDefault="00ED6891" w:rsidP="00ED6891">
      <w:proofErr w:type="gramStart"/>
      <w:r>
        <w:t xml:space="preserve">{  </w:t>
      </w:r>
      <w:proofErr w:type="gramEnd"/>
      <w:r>
        <w:t xml:space="preserve"> &lt;window frame between&gt;</w:t>
      </w:r>
    </w:p>
    <w:p w:rsidR="00ED6891" w:rsidRDefault="00ED6891" w:rsidP="00ED6891">
      <w:r>
        <w:t xml:space="preserve">  | &lt;window frame preceding&gt;</w:t>
      </w:r>
    </w:p>
    <w:p w:rsidR="00ED6891" w:rsidRDefault="00ED6891" w:rsidP="00ED6891">
      <w:r>
        <w:t>}</w:t>
      </w:r>
    </w:p>
    <w:p w:rsidR="00ED6891" w:rsidRDefault="00ED6891" w:rsidP="00ED6891">
      <w:r>
        <w:t>&lt;window frame between</w:t>
      </w:r>
      <w:proofErr w:type="gramStart"/>
      <w:r>
        <w:t>&gt; ::=</w:t>
      </w:r>
      <w:proofErr w:type="gramEnd"/>
      <w:r>
        <w:t xml:space="preserve"> </w:t>
      </w:r>
    </w:p>
    <w:p w:rsidR="00ED6891" w:rsidRDefault="00ED6891" w:rsidP="00ED6891">
      <w:r>
        <w:t xml:space="preserve">  BETWEEN &lt;window frame bound&gt; AND &lt;window frame bound&gt;</w:t>
      </w:r>
    </w:p>
    <w:p w:rsidR="00ED6891" w:rsidRDefault="00ED6891" w:rsidP="00ED6891"/>
    <w:p w:rsidR="00ED6891" w:rsidRDefault="00ED6891" w:rsidP="00ED6891">
      <w:r>
        <w:t>&lt;window frame bound</w:t>
      </w:r>
      <w:proofErr w:type="gramStart"/>
      <w:r>
        <w:t>&gt; ::=</w:t>
      </w:r>
      <w:proofErr w:type="gramEnd"/>
      <w:r>
        <w:t xml:space="preserve"> </w:t>
      </w:r>
    </w:p>
    <w:p w:rsidR="00ED6891" w:rsidRDefault="00ED6891" w:rsidP="00ED6891">
      <w:proofErr w:type="gramStart"/>
      <w:r>
        <w:t xml:space="preserve">{  </w:t>
      </w:r>
      <w:proofErr w:type="gramEnd"/>
      <w:r>
        <w:t xml:space="preserve"> &lt;window frame preceding&gt;</w:t>
      </w:r>
    </w:p>
    <w:p w:rsidR="00ED6891" w:rsidRDefault="00ED6891" w:rsidP="00ED6891">
      <w:r>
        <w:t xml:space="preserve">  | &lt;window frame following&gt;</w:t>
      </w:r>
    </w:p>
    <w:p w:rsidR="00ED6891" w:rsidRDefault="00ED6891" w:rsidP="00ED6891">
      <w:r>
        <w:t>}</w:t>
      </w:r>
    </w:p>
    <w:p w:rsidR="00ED6891" w:rsidRDefault="00ED6891" w:rsidP="00ED6891"/>
    <w:p w:rsidR="00ED6891" w:rsidRDefault="00ED6891" w:rsidP="00ED6891">
      <w:r>
        <w:t>&lt;window frame preceding</w:t>
      </w:r>
      <w:proofErr w:type="gramStart"/>
      <w:r>
        <w:t>&gt; ::=</w:t>
      </w:r>
      <w:proofErr w:type="gramEnd"/>
      <w:r>
        <w:t xml:space="preserve"> </w:t>
      </w:r>
    </w:p>
    <w:p w:rsidR="00ED6891" w:rsidRDefault="00ED6891" w:rsidP="00ED6891">
      <w:proofErr w:type="gramStart"/>
      <w:r>
        <w:t xml:space="preserve">{  </w:t>
      </w:r>
      <w:proofErr w:type="gramEnd"/>
      <w:r>
        <w:t xml:space="preserve"> UNBOUNDED PRECEDING</w:t>
      </w:r>
    </w:p>
    <w:p w:rsidR="00ED6891" w:rsidRDefault="00ED6891" w:rsidP="00ED6891">
      <w:r>
        <w:t xml:space="preserve">  | &lt;</w:t>
      </w:r>
      <w:r w:rsidRPr="00A652A6">
        <w:t xml:space="preserve"> </w:t>
      </w:r>
      <w:r>
        <w:t>unsigned literal &gt; PRECEDING</w:t>
      </w:r>
    </w:p>
    <w:p w:rsidR="00ED6891" w:rsidRDefault="00ED6891" w:rsidP="00ED6891">
      <w:r>
        <w:t xml:space="preserve">  | CURRENT ROW</w:t>
      </w:r>
    </w:p>
    <w:p w:rsidR="00ED6891" w:rsidRDefault="00ED6891" w:rsidP="00ED6891">
      <w:r>
        <w:t>}</w:t>
      </w:r>
    </w:p>
    <w:p w:rsidR="00ED6891" w:rsidRDefault="00ED6891" w:rsidP="00ED6891"/>
    <w:p w:rsidR="00ED6891" w:rsidRDefault="00ED6891" w:rsidP="00ED6891">
      <w:r>
        <w:t>&lt;window frame following</w:t>
      </w:r>
      <w:proofErr w:type="gramStart"/>
      <w:r>
        <w:t>&gt; ::=</w:t>
      </w:r>
      <w:proofErr w:type="gramEnd"/>
      <w:r>
        <w:t xml:space="preserve"> </w:t>
      </w:r>
    </w:p>
    <w:p w:rsidR="00ED6891" w:rsidRDefault="00ED6891" w:rsidP="00ED6891">
      <w:proofErr w:type="gramStart"/>
      <w:r>
        <w:t xml:space="preserve">{  </w:t>
      </w:r>
      <w:proofErr w:type="gramEnd"/>
      <w:r>
        <w:t xml:space="preserve"> UNBOUNDED FOLLOWING</w:t>
      </w:r>
    </w:p>
    <w:p w:rsidR="00ED6891" w:rsidRDefault="00ED6891" w:rsidP="00ED6891">
      <w:r>
        <w:t xml:space="preserve">  | &lt;unsigned literal&gt; FOLLOWING</w:t>
      </w:r>
    </w:p>
    <w:p w:rsidR="00ED6891" w:rsidRDefault="00ED6891" w:rsidP="00ED6891">
      <w:r>
        <w:t xml:space="preserve">  | CURRENT ROW</w:t>
      </w:r>
    </w:p>
    <w:p w:rsidR="00ED6891" w:rsidRDefault="00ED6891" w:rsidP="00ED6891">
      <w:r>
        <w:t xml:space="preserve"> </w:t>
      </w:r>
    </w:p>
    <w:p w:rsidR="00ED6891" w:rsidRPr="000C1421" w:rsidRDefault="00ED6891" w:rsidP="00ED6891">
      <w:pPr>
        <w:rPr>
          <w:b/>
        </w:rPr>
      </w:pPr>
      <w:r w:rsidRPr="000C1421">
        <w:rPr>
          <w:b/>
        </w:rPr>
        <w:t>Functions:</w:t>
      </w:r>
    </w:p>
    <w:p w:rsidR="00ED6891" w:rsidRDefault="00ED6891" w:rsidP="00ED6891">
      <w:r>
        <w:t xml:space="preserve">Aggregate Functions </w:t>
      </w:r>
    </w:p>
    <w:p w:rsidR="00ED6891" w:rsidRDefault="00ED6891" w:rsidP="00ED6891">
      <w:r>
        <w:t>•        AVG</w:t>
      </w:r>
    </w:p>
    <w:p w:rsidR="00ED6891" w:rsidRDefault="00ED6891" w:rsidP="00ED6891">
      <w:r>
        <w:t>•        COUNT</w:t>
      </w:r>
    </w:p>
    <w:p w:rsidR="00ED6891" w:rsidRDefault="00ED6891" w:rsidP="00ED6891">
      <w:r>
        <w:t>•        MAX</w:t>
      </w:r>
    </w:p>
    <w:p w:rsidR="00ED6891" w:rsidRDefault="00ED6891" w:rsidP="00ED6891">
      <w:r>
        <w:t>•        MIN</w:t>
      </w:r>
    </w:p>
    <w:p w:rsidR="00ED6891" w:rsidRDefault="00ED6891" w:rsidP="00ED6891">
      <w:r>
        <w:t>•        SUM</w:t>
      </w:r>
    </w:p>
    <w:p w:rsidR="00ED6891" w:rsidRDefault="00ED6891" w:rsidP="00ED6891">
      <w:r>
        <w:t>•        STDEV</w:t>
      </w:r>
    </w:p>
    <w:p w:rsidR="00ED6891" w:rsidRDefault="00ED6891" w:rsidP="00ED6891"/>
    <w:p w:rsidR="00ED6891" w:rsidRDefault="00ED6891" w:rsidP="00ED6891">
      <w:r>
        <w:t>Ranking Functions:</w:t>
      </w:r>
    </w:p>
    <w:p w:rsidR="00ED6891" w:rsidRDefault="00ED6891" w:rsidP="00ED6891">
      <w:r>
        <w:t>•        DENSE_RANK</w:t>
      </w:r>
    </w:p>
    <w:p w:rsidR="00ED6891" w:rsidRDefault="00ED6891" w:rsidP="00ED6891">
      <w:r>
        <w:t>•        NTILE</w:t>
      </w:r>
    </w:p>
    <w:p w:rsidR="00ED6891" w:rsidRDefault="00ED6891" w:rsidP="00ED6891">
      <w:r>
        <w:t>•        RANK</w:t>
      </w:r>
    </w:p>
    <w:p w:rsidR="00ED6891" w:rsidRDefault="00ED6891" w:rsidP="00ED6891">
      <w:r>
        <w:t>•        ROW_NUMBER</w:t>
      </w:r>
    </w:p>
    <w:p w:rsidR="00ED6891" w:rsidRDefault="00ED6891" w:rsidP="00ED6891">
      <w:r>
        <w:lastRenderedPageBreak/>
        <w:t xml:space="preserve"> </w:t>
      </w:r>
    </w:p>
    <w:p w:rsidR="00ED6891" w:rsidRDefault="00ED6891" w:rsidP="00ED6891">
      <w:r>
        <w:t>The following will not be supported:</w:t>
      </w:r>
    </w:p>
    <w:p w:rsidR="00ED6891" w:rsidRPr="000C1421" w:rsidRDefault="00ED6891" w:rsidP="00ED6891">
      <w:pPr>
        <w:rPr>
          <w:b/>
        </w:rPr>
      </w:pPr>
      <w:r w:rsidRPr="000C1421">
        <w:rPr>
          <w:b/>
        </w:rPr>
        <w:t>Analytic Functions:</w:t>
      </w:r>
    </w:p>
    <w:p w:rsidR="00ED6891" w:rsidRDefault="00ED6891" w:rsidP="00ED6891">
      <w:r>
        <w:t>•        CUME_DIST</w:t>
      </w:r>
    </w:p>
    <w:p w:rsidR="00ED6891" w:rsidRDefault="00ED6891" w:rsidP="00ED6891">
      <w:r>
        <w:t>•        FIRST_VALUE</w:t>
      </w:r>
    </w:p>
    <w:p w:rsidR="00ED6891" w:rsidRDefault="00ED6891" w:rsidP="00ED6891">
      <w:r>
        <w:t>•        LAG</w:t>
      </w:r>
    </w:p>
    <w:p w:rsidR="00ED6891" w:rsidRDefault="00ED6891" w:rsidP="00ED6891">
      <w:r>
        <w:t>•        LAST_VALUE</w:t>
      </w:r>
    </w:p>
    <w:p w:rsidR="00ED6891" w:rsidRDefault="00ED6891" w:rsidP="00ED6891">
      <w:r>
        <w:t>•        LEAD</w:t>
      </w:r>
    </w:p>
    <w:p w:rsidR="00ED6891" w:rsidRDefault="00ED6891" w:rsidP="00ED6891">
      <w:r>
        <w:t>•        PERCENTILE_CONT</w:t>
      </w:r>
    </w:p>
    <w:p w:rsidR="00ED6891" w:rsidRDefault="00ED6891" w:rsidP="00ED6891">
      <w:r>
        <w:t>•        PERCENTILE_DISC</w:t>
      </w:r>
    </w:p>
    <w:p w:rsidR="00ED6891" w:rsidRDefault="00ED6891" w:rsidP="00ED6891">
      <w:r>
        <w:t>•        PERCENT_RANK</w:t>
      </w:r>
    </w:p>
    <w:p w:rsidR="00ED6891" w:rsidRDefault="00ED6891" w:rsidP="00ED6891"/>
    <w:p w:rsidR="00ED6891" w:rsidRDefault="00ED6891" w:rsidP="00ED6891">
      <w:r w:rsidRPr="000C1421">
        <w:rPr>
          <w:b/>
        </w:rPr>
        <w:t>Regression Functions</w:t>
      </w:r>
    </w:p>
    <w:p w:rsidR="00ED6891" w:rsidRDefault="00ED6891" w:rsidP="00ED6891">
      <w:r>
        <w:t>•        REGR_AVGX</w:t>
      </w:r>
    </w:p>
    <w:p w:rsidR="00ED6891" w:rsidRDefault="00ED6891" w:rsidP="00ED6891">
      <w:r>
        <w:t>•        REGR_AVGY</w:t>
      </w:r>
    </w:p>
    <w:p w:rsidR="00ED6891" w:rsidRDefault="00ED6891" w:rsidP="00ED6891">
      <w:r>
        <w:t>•        REGR_COUNT</w:t>
      </w:r>
    </w:p>
    <w:p w:rsidR="00ED6891" w:rsidRDefault="00ED6891" w:rsidP="00ED6891">
      <w:r>
        <w:t>•        REGR_INTERCEPT</w:t>
      </w:r>
    </w:p>
    <w:p w:rsidR="00ED6891" w:rsidRDefault="00ED6891" w:rsidP="00ED6891">
      <w:r>
        <w:t>•        REGR_R2</w:t>
      </w:r>
    </w:p>
    <w:p w:rsidR="00ED6891" w:rsidRDefault="00ED6891" w:rsidP="00ED6891">
      <w:r>
        <w:t>•        REGR_SLOPE</w:t>
      </w:r>
    </w:p>
    <w:p w:rsidR="00ED6891" w:rsidRDefault="00ED6891" w:rsidP="00ED6891">
      <w:r>
        <w:t>•        REGR_SXX</w:t>
      </w:r>
    </w:p>
    <w:p w:rsidR="00ED6891" w:rsidRDefault="00ED6891" w:rsidP="00ED6891">
      <w:r>
        <w:t>•        REGR_SXY</w:t>
      </w:r>
    </w:p>
    <w:p w:rsidR="00ED6891" w:rsidRDefault="00ED6891" w:rsidP="00ED6891">
      <w:r>
        <w:t>•        REGR_SYY</w:t>
      </w:r>
    </w:p>
    <w:p w:rsidR="00DD7DA7" w:rsidRDefault="00DD7DA7" w:rsidP="00ED6891"/>
    <w:p w:rsidR="00681AD6" w:rsidRDefault="00681AD6" w:rsidP="00ED6891">
      <w:pPr>
        <w:pStyle w:val="Heading3"/>
      </w:pPr>
      <w:bookmarkStart w:id="532" w:name="_Toc515632531"/>
      <w:r>
        <w:t>4.5.</w:t>
      </w:r>
      <w:r w:rsidR="009267DD">
        <w:t>3</w:t>
      </w:r>
      <w:r>
        <w:tab/>
        <w:t>ROLLUP</w:t>
      </w:r>
      <w:bookmarkEnd w:id="532"/>
    </w:p>
    <w:p w:rsidR="00681AD6" w:rsidRPr="00681AD6" w:rsidRDefault="00681AD6" w:rsidP="00681AD6">
      <w:r>
        <w:t>Provide support for the ROLLUP clause to allow e</w:t>
      </w:r>
      <w:r w:rsidR="00837AA1">
        <w:t xml:space="preserve">xecution of the TPC-DS queries that use ROLLUP.   The specific syntax and semantics are TDB </w:t>
      </w:r>
      <w:proofErr w:type="gramStart"/>
      <w:r w:rsidR="00837AA1">
        <w:t>at this time</w:t>
      </w:r>
      <w:proofErr w:type="gramEnd"/>
      <w:r w:rsidR="00837AA1">
        <w:t>.</w:t>
      </w:r>
    </w:p>
    <w:p w:rsidR="00053DCE" w:rsidRPr="00971B3E" w:rsidRDefault="00053DCE" w:rsidP="00053DCE">
      <w:pPr>
        <w:pStyle w:val="Heading3"/>
      </w:pPr>
      <w:bookmarkStart w:id="533" w:name="_Toc515632532"/>
      <w:r>
        <w:t>4.5.</w:t>
      </w:r>
      <w:r w:rsidR="009267DD">
        <w:t>4</w:t>
      </w:r>
      <w:r>
        <w:tab/>
        <w:t>Cost-based Optimizer (Phase 1) - JOIN Order</w:t>
      </w:r>
      <w:bookmarkEnd w:id="533"/>
    </w:p>
    <w:p w:rsidR="00053DCE" w:rsidRDefault="00053DCE" w:rsidP="00053DCE">
      <w:r>
        <w:t xml:space="preserve">One of the biggest performance issues with the tuning of complex queries against large datasets is the ordering of the tables in a query.  This is an extension to the </w:t>
      </w:r>
      <w:proofErr w:type="spellStart"/>
      <w:r>
        <w:t>RapidsDB</w:t>
      </w:r>
      <w:proofErr w:type="spellEnd"/>
      <w:r>
        <w:t xml:space="preserve"> Query Optimizer so that it can reorder the sequence of tables in a query based on a set of cost-based heuristics (</w:t>
      </w:r>
      <w:proofErr w:type="spellStart"/>
      <w:r>
        <w:t>eg</w:t>
      </w:r>
      <w:proofErr w:type="spellEnd"/>
      <w:r>
        <w:t xml:space="preserve"> number of rows in a table).</w:t>
      </w:r>
    </w:p>
    <w:p w:rsidR="00837AA1" w:rsidRDefault="00837AA1" w:rsidP="00837AA1">
      <w:pPr>
        <w:pStyle w:val="Heading3"/>
      </w:pPr>
      <w:bookmarkStart w:id="534" w:name="_Toc515632533"/>
      <w:r>
        <w:t>4.5.</w:t>
      </w:r>
      <w:r w:rsidR="009267DD">
        <w:t>5</w:t>
      </w:r>
      <w:r>
        <w:tab/>
        <w:t>TPC-H SF1</w:t>
      </w:r>
      <w:r w:rsidR="007876C3">
        <w:t>0</w:t>
      </w:r>
      <w:r>
        <w:t>000 Phase 2</w:t>
      </w:r>
      <w:bookmarkEnd w:id="534"/>
    </w:p>
    <w:p w:rsidR="00837AA1" w:rsidRDefault="00837AA1" w:rsidP="00837AA1">
      <w:r>
        <w:t>Support the ability to run a TPC-H SF1</w:t>
      </w:r>
      <w:r w:rsidR="007876C3">
        <w:t>0</w:t>
      </w:r>
      <w:r>
        <w:t xml:space="preserve">000 benchmark against </w:t>
      </w:r>
      <w:proofErr w:type="spellStart"/>
      <w:r>
        <w:t>RapidsSE</w:t>
      </w:r>
      <w:proofErr w:type="spellEnd"/>
      <w:r>
        <w:t xml:space="preserve"> using the original queries as specified in the TPC-H specification, </w:t>
      </w:r>
      <w:proofErr w:type="spellStart"/>
      <w:r>
        <w:t>ie</w:t>
      </w:r>
      <w:proofErr w:type="spellEnd"/>
      <w:r>
        <w:t xml:space="preserve"> without having to change the queries to deal with join ordering.</w:t>
      </w:r>
    </w:p>
    <w:p w:rsidR="00AF039B" w:rsidRDefault="00AF039B" w:rsidP="00837AA1"/>
    <w:p w:rsidR="00AF039B" w:rsidRPr="00307727" w:rsidRDefault="00AF039B" w:rsidP="00AF039B">
      <w:pPr>
        <w:rPr>
          <w:b/>
        </w:rPr>
      </w:pPr>
      <w:r>
        <w:rPr>
          <w:b/>
        </w:rPr>
        <w:t xml:space="preserve">NOTE: </w:t>
      </w:r>
      <w:proofErr w:type="gramStart"/>
      <w:r>
        <w:rPr>
          <w:b/>
        </w:rPr>
        <w:t>In order to</w:t>
      </w:r>
      <w:proofErr w:type="gramEnd"/>
      <w:r>
        <w:rPr>
          <w:b/>
        </w:rPr>
        <w:t xml:space="preserve"> be able to run an SF1000 benchmark we will need access to the </w:t>
      </w:r>
      <w:r w:rsidRPr="00AF039B">
        <w:rPr>
          <w:b/>
        </w:rPr>
        <w:t>x1e.32xLarge</w:t>
      </w:r>
      <w:r>
        <w:rPr>
          <w:b/>
        </w:rPr>
        <w:t xml:space="preserve"> EC2 instances on AWS due to the amount of memory needed.</w:t>
      </w:r>
    </w:p>
    <w:p w:rsidR="00AF039B" w:rsidRDefault="00AF039B" w:rsidP="00837AA1"/>
    <w:p w:rsidR="00ED6891" w:rsidRDefault="00ED6891" w:rsidP="00ED6891">
      <w:pPr>
        <w:pStyle w:val="Heading3"/>
      </w:pPr>
      <w:bookmarkStart w:id="535" w:name="_Toc515632534"/>
      <w:r>
        <w:t>4.</w:t>
      </w:r>
      <w:r w:rsidR="00837AA1">
        <w:t>5.</w:t>
      </w:r>
      <w:r w:rsidR="009267DD">
        <w:t>6</w:t>
      </w:r>
      <w:r>
        <w:tab/>
        <w:t>TPC-DS</w:t>
      </w:r>
      <w:r w:rsidR="00837AA1">
        <w:t xml:space="preserve"> SF1000 Phase 1</w:t>
      </w:r>
      <w:bookmarkEnd w:id="535"/>
    </w:p>
    <w:p w:rsidR="00DD7DA7" w:rsidRDefault="00ED6891" w:rsidP="00992CE8">
      <w:r>
        <w:t>With the support being added for Analytic Windowing</w:t>
      </w:r>
      <w:r w:rsidR="00837AA1">
        <w:t xml:space="preserve">, ROLLUP and FULL Outer Join we should now able to run all 99 TPC-DS queries.   In order to get the maximum </w:t>
      </w:r>
      <w:proofErr w:type="gramStart"/>
      <w:r w:rsidR="00837AA1">
        <w:t>performance</w:t>
      </w:r>
      <w:proofErr w:type="gramEnd"/>
      <w:r w:rsidR="00837AA1">
        <w:t xml:space="preserve"> we may still need to manually tune some of the queries depending on whether there are other </w:t>
      </w:r>
      <w:r w:rsidR="00053DCE">
        <w:t xml:space="preserve">optimizer enhancements needed beyond </w:t>
      </w:r>
      <w:r w:rsidR="00837AA1">
        <w:t xml:space="preserve">the JOIN order support </w:t>
      </w:r>
      <w:r w:rsidR="00053DCE">
        <w:t>already planned.</w:t>
      </w:r>
    </w:p>
    <w:p w:rsidR="00AF039B" w:rsidRDefault="00AF039B" w:rsidP="00992CE8"/>
    <w:p w:rsidR="00AF039B" w:rsidRPr="00307727" w:rsidRDefault="00AF039B" w:rsidP="00AF039B">
      <w:pPr>
        <w:rPr>
          <w:b/>
        </w:rPr>
      </w:pPr>
      <w:r>
        <w:rPr>
          <w:b/>
        </w:rPr>
        <w:lastRenderedPageBreak/>
        <w:t xml:space="preserve">NOTE: </w:t>
      </w:r>
      <w:proofErr w:type="gramStart"/>
      <w:r>
        <w:rPr>
          <w:b/>
        </w:rPr>
        <w:t>In order to</w:t>
      </w:r>
      <w:proofErr w:type="gramEnd"/>
      <w:r>
        <w:rPr>
          <w:b/>
        </w:rPr>
        <w:t xml:space="preserve"> be able to run an SF1000 benchmark we will need access to systems with an aggregate total of 2.5TB of memory.  The shared memory segment used by </w:t>
      </w:r>
      <w:proofErr w:type="spellStart"/>
      <w:r>
        <w:rPr>
          <w:b/>
        </w:rPr>
        <w:t>RapidsSE</w:t>
      </w:r>
      <w:proofErr w:type="spellEnd"/>
      <w:r>
        <w:rPr>
          <w:b/>
        </w:rPr>
        <w:t xml:space="preserve"> must be the same size on each node that </w:t>
      </w:r>
      <w:proofErr w:type="spellStart"/>
      <w:r>
        <w:rPr>
          <w:b/>
        </w:rPr>
        <w:t>RapidsSE</w:t>
      </w:r>
      <w:proofErr w:type="spellEnd"/>
      <w:r>
        <w:rPr>
          <w:b/>
        </w:rPr>
        <w:t xml:space="preserve"> is running on.</w:t>
      </w:r>
    </w:p>
    <w:p w:rsidR="00AF039B" w:rsidRDefault="00AF039B" w:rsidP="00992CE8"/>
    <w:p w:rsidR="004C687A" w:rsidRDefault="00E944C4" w:rsidP="00D25A46">
      <w:pPr>
        <w:pStyle w:val="Heading3"/>
      </w:pPr>
      <w:bookmarkStart w:id="536" w:name="_Toc515632535"/>
      <w:r>
        <w:t>4.</w:t>
      </w:r>
      <w:r w:rsidR="00053DCE">
        <w:t>5.</w:t>
      </w:r>
      <w:r w:rsidR="009267DD">
        <w:t>7</w:t>
      </w:r>
      <w:r>
        <w:tab/>
      </w:r>
      <w:proofErr w:type="spellStart"/>
      <w:r w:rsidR="004C687A">
        <w:t>RapidsSE</w:t>
      </w:r>
      <w:bookmarkEnd w:id="536"/>
      <w:proofErr w:type="spellEnd"/>
    </w:p>
    <w:p w:rsidR="004C687A" w:rsidRDefault="004C687A" w:rsidP="004C687A">
      <w:pPr>
        <w:pStyle w:val="Heading4"/>
      </w:pPr>
      <w:bookmarkStart w:id="537" w:name="_Toc515632536"/>
      <w:r>
        <w:t>4.</w:t>
      </w:r>
      <w:r w:rsidR="00053DCE">
        <w:t>5.</w:t>
      </w:r>
      <w:r w:rsidR="009267DD">
        <w:t>7</w:t>
      </w:r>
      <w:r>
        <w:t>.1</w:t>
      </w:r>
      <w:r>
        <w:tab/>
        <w:t>Schema Metadata Persistence</w:t>
      </w:r>
      <w:bookmarkEnd w:id="537"/>
    </w:p>
    <w:p w:rsidR="004C687A" w:rsidRDefault="004C687A" w:rsidP="004C687A">
      <w:proofErr w:type="spellStart"/>
      <w:r>
        <w:t>RapidsSE</w:t>
      </w:r>
      <w:proofErr w:type="spellEnd"/>
      <w:r>
        <w:t xml:space="preserve"> will persist the schema metadata so that when the </w:t>
      </w:r>
      <w:proofErr w:type="spellStart"/>
      <w:r>
        <w:t>RapidsSE</w:t>
      </w:r>
      <w:proofErr w:type="spellEnd"/>
      <w:r>
        <w:t xml:space="preserve"> Cluster is restarted the schema metadata will be automatically restored to the point at which the </w:t>
      </w:r>
      <w:proofErr w:type="spellStart"/>
      <w:r>
        <w:t>RapidsSE</w:t>
      </w:r>
      <w:proofErr w:type="spellEnd"/>
      <w:r>
        <w:t xml:space="preserve"> Cluster was stopped.   </w:t>
      </w:r>
    </w:p>
    <w:p w:rsidR="004C687A" w:rsidRDefault="004C687A" w:rsidP="004C687A">
      <w:pPr>
        <w:pStyle w:val="Heading4"/>
      </w:pPr>
      <w:bookmarkStart w:id="538" w:name="_Toc515632537"/>
      <w:r>
        <w:t>4.</w:t>
      </w:r>
      <w:r w:rsidR="00053DCE">
        <w:t>5.</w:t>
      </w:r>
      <w:r w:rsidR="009267DD">
        <w:t>7.2</w:t>
      </w:r>
      <w:r>
        <w:tab/>
        <w:t>Row Data Persistence</w:t>
      </w:r>
      <w:bookmarkEnd w:id="538"/>
    </w:p>
    <w:p w:rsidR="00C2762B" w:rsidRDefault="004C687A">
      <w:proofErr w:type="spellStart"/>
      <w:r>
        <w:t>RapidsSE</w:t>
      </w:r>
      <w:proofErr w:type="spellEnd"/>
      <w:r>
        <w:t xml:space="preserve"> will persist the row data so that when the </w:t>
      </w:r>
      <w:proofErr w:type="spellStart"/>
      <w:r>
        <w:t>RapidsSE</w:t>
      </w:r>
      <w:proofErr w:type="spellEnd"/>
      <w:r>
        <w:t xml:space="preserve"> Cluster is restarted the row data will be automatically restored to the point at which the </w:t>
      </w:r>
      <w:proofErr w:type="spellStart"/>
      <w:r>
        <w:t>RapidsSE</w:t>
      </w:r>
      <w:proofErr w:type="spellEnd"/>
      <w:r>
        <w:t xml:space="preserve"> Cluster was stopped.  </w:t>
      </w:r>
    </w:p>
    <w:p w:rsidR="00C2762B" w:rsidRDefault="00C2762B"/>
    <w:p w:rsidR="00C2762B" w:rsidRDefault="00C2762B" w:rsidP="00C2762B">
      <w:pPr>
        <w:pStyle w:val="Heading2"/>
      </w:pPr>
      <w:bookmarkStart w:id="539" w:name="_Toc515632538"/>
      <w:r>
        <w:t>5.</w:t>
      </w:r>
      <w:r>
        <w:tab/>
        <w:t>Field Projects</w:t>
      </w:r>
      <w:bookmarkEnd w:id="539"/>
    </w:p>
    <w:p w:rsidR="00C2762B" w:rsidRPr="00C2762B" w:rsidRDefault="00C2762B" w:rsidP="00C2762B">
      <w:r>
        <w:t>The following is a list of projects that are being developed by the Field Team, and which will need to be coordinated with the Development Plan once the schedules and content for these projects have been finalized.</w:t>
      </w:r>
    </w:p>
    <w:p w:rsidR="00C2762B" w:rsidRDefault="00C2762B" w:rsidP="00C2762B">
      <w:pPr>
        <w:pStyle w:val="Heading3"/>
      </w:pPr>
      <w:bookmarkStart w:id="540" w:name="_Hlk514451582"/>
      <w:bookmarkStart w:id="541" w:name="_Toc515632539"/>
      <w:r>
        <w:t>5.1</w:t>
      </w:r>
      <w:r>
        <w:tab/>
        <w:t>Parallel Loader</w:t>
      </w:r>
      <w:bookmarkEnd w:id="541"/>
    </w:p>
    <w:p w:rsidR="00C2762B" w:rsidRPr="00C2762B" w:rsidRDefault="00C2762B" w:rsidP="00C2762B">
      <w:r>
        <w:t xml:space="preserve">The Parallel Loader will require support from </w:t>
      </w:r>
      <w:proofErr w:type="spellStart"/>
      <w:r>
        <w:t>RapidsSE</w:t>
      </w:r>
      <w:proofErr w:type="spellEnd"/>
      <w:r>
        <w:t xml:space="preserve"> to provide the set of interfaces that will be used for loading data into </w:t>
      </w:r>
      <w:r w:rsidR="00874573">
        <w:t xml:space="preserve">and out of </w:t>
      </w:r>
      <w:proofErr w:type="spellStart"/>
      <w:r>
        <w:t>RapidsSE</w:t>
      </w:r>
      <w:proofErr w:type="spellEnd"/>
      <w:r>
        <w:t xml:space="preserve">.   Initially, the data will be loaded as delimited files taking advantage of the support already provided by </w:t>
      </w:r>
      <w:proofErr w:type="spellStart"/>
      <w:r>
        <w:t>RapidsSE</w:t>
      </w:r>
      <w:proofErr w:type="spellEnd"/>
      <w:r>
        <w:t xml:space="preserve"> for loading delimited files.   It is expected that this set of interfaces will be enhanced as the Parallel Loader project move forward.</w:t>
      </w:r>
    </w:p>
    <w:p w:rsidR="00C2762B" w:rsidRDefault="00C2762B" w:rsidP="00C2762B">
      <w:pPr>
        <w:pStyle w:val="Heading3"/>
      </w:pPr>
      <w:bookmarkStart w:id="542" w:name="_Toc515632540"/>
      <w:bookmarkEnd w:id="540"/>
      <w:r>
        <w:t>5.2</w:t>
      </w:r>
      <w:r>
        <w:tab/>
        <w:t>Licensing</w:t>
      </w:r>
      <w:bookmarkEnd w:id="542"/>
      <w:r w:rsidR="004C687A">
        <w:t xml:space="preserve"> </w:t>
      </w:r>
    </w:p>
    <w:p w:rsidR="001A4D85" w:rsidRDefault="001A4D85" w:rsidP="001A4D85">
      <w:r>
        <w:t>Details TBD</w:t>
      </w:r>
    </w:p>
    <w:p w:rsidR="00E111ED" w:rsidRPr="00AF039B" w:rsidRDefault="00E111ED" w:rsidP="001A4D85">
      <w:pPr>
        <w:rPr>
          <w:rFonts w:eastAsiaTheme="minorEastAsia"/>
          <w:lang w:eastAsia="zh-CN"/>
        </w:rPr>
      </w:pPr>
      <w:r>
        <w:t>Licensing will provide a mechanism to produce and manage licenses for c</w:t>
      </w:r>
      <w:r w:rsidR="00307A99">
        <w:t xml:space="preserve">ustomers.  It will enable release packages </w:t>
      </w:r>
      <w:r w:rsidR="00AF039B">
        <w:t xml:space="preserve">to </w:t>
      </w:r>
      <w:r w:rsidR="00307A99">
        <w:t>be licensed and avoid unauthorized usage of Rapids products.  Furthermore</w:t>
      </w:r>
      <w:r w:rsidR="00AF039B">
        <w:t>,</w:t>
      </w:r>
      <w:r w:rsidR="00307A99">
        <w:t xml:space="preserve"> it will make the release packages difficult to be decompiled and thus avoid </w:t>
      </w:r>
      <w:r w:rsidR="00307A99">
        <w:rPr>
          <w:rFonts w:eastAsiaTheme="minorEastAsia" w:hint="eastAsia"/>
          <w:lang w:eastAsia="zh-CN"/>
        </w:rPr>
        <w:t>in</w:t>
      </w:r>
      <w:r w:rsidR="00307A99">
        <w:rPr>
          <w:rFonts w:eastAsiaTheme="minorEastAsia"/>
          <w:lang w:eastAsia="zh-CN"/>
        </w:rPr>
        <w:t>tellectual property leak and infringement.</w:t>
      </w:r>
    </w:p>
    <w:p w:rsidR="00C2762B" w:rsidRDefault="00C2762B" w:rsidP="00C2762B">
      <w:pPr>
        <w:pStyle w:val="Heading3"/>
      </w:pPr>
      <w:bookmarkStart w:id="543" w:name="_Toc515632541"/>
      <w:r>
        <w:t>5.3</w:t>
      </w:r>
      <w:r>
        <w:tab/>
        <w:t>Unified JDBC Driver/rapids-shell</w:t>
      </w:r>
      <w:bookmarkEnd w:id="543"/>
    </w:p>
    <w:p w:rsidR="00992CE8" w:rsidRDefault="00C2762B" w:rsidP="00C2762B">
      <w:r>
        <w:t xml:space="preserve">The Field Team will be responsible </w:t>
      </w:r>
      <w:r w:rsidR="005E3C81">
        <w:t xml:space="preserve">upgrading </w:t>
      </w:r>
      <w:r w:rsidR="00AF039B">
        <w:t xml:space="preserve">the </w:t>
      </w:r>
      <w:r w:rsidR="005E3C81">
        <w:t xml:space="preserve">Unified JDBC Driver to match Rapids JDBC Driver changes.  </w:t>
      </w:r>
      <w:r w:rsidR="00AF039B">
        <w:t xml:space="preserve">The </w:t>
      </w:r>
      <w:r w:rsidR="005E3C81">
        <w:t xml:space="preserve">Field Team will also make </w:t>
      </w:r>
      <w:r>
        <w:t xml:space="preserve">any changes to the rapids-shell </w:t>
      </w:r>
      <w:proofErr w:type="gramStart"/>
      <w:r>
        <w:t>in order to</w:t>
      </w:r>
      <w:proofErr w:type="gramEnd"/>
      <w:r>
        <w:t xml:space="preserve"> access foreign databases from the rapids-shell using the Unified JDBC Driver</w:t>
      </w:r>
      <w:r w:rsidR="005E3C81">
        <w:t xml:space="preserve">, while </w:t>
      </w:r>
      <w:r w:rsidR="00655146">
        <w:t xml:space="preserve">core team </w:t>
      </w:r>
      <w:r w:rsidR="00AF039B">
        <w:t xml:space="preserve">will continue to </w:t>
      </w:r>
      <w:r w:rsidR="00655146">
        <w:t xml:space="preserve">evolve the rapids-shell features.  </w:t>
      </w:r>
      <w:r w:rsidR="00AF039B">
        <w:t xml:space="preserve">The </w:t>
      </w:r>
      <w:r w:rsidR="00655146">
        <w:t xml:space="preserve">Rapids-shell will be maintained by both teams as </w:t>
      </w:r>
      <w:r w:rsidR="00AF039B">
        <w:t>a single</w:t>
      </w:r>
      <w:r w:rsidR="00655146">
        <w:t xml:space="preserve"> source code repository.</w:t>
      </w:r>
    </w:p>
    <w:p w:rsidR="00992CE8" w:rsidDel="00A64937" w:rsidRDefault="00992CE8" w:rsidP="00992CE8">
      <w:pPr>
        <w:pStyle w:val="Heading3"/>
        <w:rPr>
          <w:del w:id="544" w:author="Dave Cracknell" w:date="2018-06-01T16:05:00Z"/>
        </w:rPr>
      </w:pPr>
      <w:del w:id="545" w:author="Dave Cracknell" w:date="2018-06-01T16:05:00Z">
        <w:r w:rsidDel="00A64937">
          <w:delText>5.4</w:delText>
        </w:r>
        <w:r w:rsidDel="00A64937">
          <w:tab/>
          <w:delText>RapidsDB Manager</w:delText>
        </w:r>
      </w:del>
    </w:p>
    <w:p w:rsidR="00355BBD" w:rsidDel="00A64937" w:rsidRDefault="00992CE8" w:rsidP="00992CE8">
      <w:pPr>
        <w:rPr>
          <w:del w:id="546" w:author="Dave Cracknell" w:date="2018-06-01T16:05:00Z"/>
        </w:rPr>
      </w:pPr>
      <w:del w:id="547" w:author="Dave Cracknell" w:date="2018-06-01T16:05:00Z">
        <w:r w:rsidDel="00A64937">
          <w:delText>Details TBD</w:delText>
        </w:r>
      </w:del>
    </w:p>
    <w:p w:rsidR="00355BBD" w:rsidRDefault="00355BBD" w:rsidP="00355BBD">
      <w:pPr>
        <w:pStyle w:val="Heading3"/>
      </w:pPr>
      <w:bookmarkStart w:id="548" w:name="_Toc515632542"/>
      <w:r>
        <w:t>5.</w:t>
      </w:r>
      <w:del w:id="549" w:author="Dave Cracknell" w:date="2018-06-01T16:05:00Z">
        <w:r w:rsidDel="00A64937">
          <w:delText>5</w:delText>
        </w:r>
      </w:del>
      <w:ins w:id="550" w:author="Dave Cracknell" w:date="2018-06-01T16:05:00Z">
        <w:r w:rsidR="00A64937">
          <w:t>4</w:t>
        </w:r>
      </w:ins>
      <w:r>
        <w:tab/>
      </w:r>
      <w:r w:rsidR="00CF0C22">
        <w:t xml:space="preserve"> In-database AI Phase I</w:t>
      </w:r>
      <w:bookmarkEnd w:id="548"/>
    </w:p>
    <w:p w:rsidR="00CF0C22" w:rsidRPr="00355BBD" w:rsidRDefault="00355BBD" w:rsidP="00355BBD">
      <w:r>
        <w:t>It is expected that the UDF/UDT support being provided in R3.5 will allow for the integration of non-iterative functions from R</w:t>
      </w:r>
      <w:r w:rsidR="00CF0C22">
        <w:t xml:space="preserve"> and/or chosen AI/ML frameworks</w:t>
      </w:r>
      <w:r>
        <w:t xml:space="preserve"> into </w:t>
      </w:r>
      <w:proofErr w:type="spellStart"/>
      <w:r>
        <w:t>RapidsDB</w:t>
      </w:r>
      <w:proofErr w:type="spellEnd"/>
      <w:r>
        <w:t xml:space="preserve">.   Support for iterative functions will not be provided in 2018.  Details for what </w:t>
      </w:r>
      <w:r w:rsidR="00CF0C22">
        <w:t>AI/ML</w:t>
      </w:r>
      <w:r>
        <w:t xml:space="preserve"> functions can be supported in 2018 are TBD.</w:t>
      </w:r>
      <w:r w:rsidR="00CF0C22">
        <w:t xml:space="preserve">  Phase I will mainly enable execution of trained models inside of </w:t>
      </w:r>
      <w:proofErr w:type="spellStart"/>
      <w:r w:rsidR="00CF0C22">
        <w:t>RapidsDB</w:t>
      </w:r>
      <w:proofErr w:type="spellEnd"/>
      <w:r w:rsidR="00CF0C22">
        <w:t>, so that AI/ML functions can be called in SQL statements directly.</w:t>
      </w:r>
    </w:p>
    <w:p w:rsidR="001A4D85" w:rsidRDefault="001A4D85" w:rsidP="00C2762B"/>
    <w:p w:rsidR="001A4D85" w:rsidRDefault="001A4D85" w:rsidP="001A4D85">
      <w:pPr>
        <w:pStyle w:val="Heading2"/>
      </w:pPr>
      <w:bookmarkStart w:id="551" w:name="_Toc515632543"/>
      <w:r>
        <w:t>6.</w:t>
      </w:r>
      <w:r>
        <w:tab/>
        <w:t>Future Projects</w:t>
      </w:r>
      <w:bookmarkEnd w:id="551"/>
    </w:p>
    <w:p w:rsidR="001A4D85" w:rsidRDefault="001A4D85" w:rsidP="00992CE8">
      <w:r>
        <w:t>The following is a list of projects that have been discussed but which are not part of the 2018 Development Plan:</w:t>
      </w:r>
    </w:p>
    <w:p w:rsidR="00992CE8" w:rsidRDefault="00992CE8" w:rsidP="00992CE8"/>
    <w:p w:rsidR="00992CE8" w:rsidRDefault="00992CE8" w:rsidP="007203BC">
      <w:pPr>
        <w:pStyle w:val="ListParagraph"/>
        <w:numPr>
          <w:ilvl w:val="0"/>
          <w:numId w:val="3"/>
        </w:numPr>
      </w:pPr>
      <w:r>
        <w:t>Query Management:</w:t>
      </w:r>
    </w:p>
    <w:p w:rsidR="00992CE8" w:rsidRDefault="00992CE8" w:rsidP="007203BC">
      <w:pPr>
        <w:pStyle w:val="ListParagraph"/>
        <w:numPr>
          <w:ilvl w:val="1"/>
          <w:numId w:val="3"/>
        </w:numPr>
      </w:pPr>
      <w:r>
        <w:t>Query Tracking</w:t>
      </w:r>
    </w:p>
    <w:p w:rsidR="00992CE8" w:rsidRDefault="00992CE8" w:rsidP="007203BC">
      <w:pPr>
        <w:pStyle w:val="ListParagraph"/>
        <w:numPr>
          <w:ilvl w:val="1"/>
          <w:numId w:val="3"/>
        </w:numPr>
      </w:pPr>
      <w:r>
        <w:t>Schedule query execution</w:t>
      </w:r>
    </w:p>
    <w:p w:rsidR="00992CE8" w:rsidRDefault="00992CE8" w:rsidP="007203BC">
      <w:pPr>
        <w:pStyle w:val="ListParagraph"/>
        <w:numPr>
          <w:ilvl w:val="1"/>
          <w:numId w:val="3"/>
        </w:numPr>
      </w:pPr>
      <w:r>
        <w:t>Prioritize query execution</w:t>
      </w:r>
    </w:p>
    <w:p w:rsidR="00992CE8" w:rsidRDefault="00992CE8" w:rsidP="007203BC">
      <w:pPr>
        <w:pStyle w:val="ListParagraph"/>
        <w:numPr>
          <w:ilvl w:val="0"/>
          <w:numId w:val="3"/>
        </w:numPr>
      </w:pPr>
      <w:r>
        <w:t>Dynamic Cluster Management</w:t>
      </w:r>
    </w:p>
    <w:p w:rsidR="00992CE8" w:rsidRDefault="00992CE8" w:rsidP="007203BC">
      <w:pPr>
        <w:pStyle w:val="ListParagraph"/>
        <w:numPr>
          <w:ilvl w:val="1"/>
          <w:numId w:val="3"/>
        </w:numPr>
      </w:pPr>
      <w:r>
        <w:t xml:space="preserve">Support the ability to dynamically add and remove nodes from a </w:t>
      </w:r>
      <w:proofErr w:type="spellStart"/>
      <w:r>
        <w:t>RapidsSE</w:t>
      </w:r>
      <w:proofErr w:type="spellEnd"/>
      <w:r>
        <w:t xml:space="preserve"> Cluster</w:t>
      </w:r>
    </w:p>
    <w:p w:rsidR="00992CE8" w:rsidRDefault="00992CE8" w:rsidP="007203BC">
      <w:pPr>
        <w:pStyle w:val="ListParagraph"/>
        <w:numPr>
          <w:ilvl w:val="1"/>
          <w:numId w:val="3"/>
        </w:numPr>
      </w:pPr>
      <w:r>
        <w:t xml:space="preserve">Remove the requirement to </w:t>
      </w:r>
      <w:proofErr w:type="spellStart"/>
      <w:r>
        <w:t>quiesece</w:t>
      </w:r>
      <w:proofErr w:type="spellEnd"/>
      <w:r>
        <w:t xml:space="preserve"> the </w:t>
      </w:r>
      <w:proofErr w:type="spellStart"/>
      <w:r>
        <w:t>RapidsDB</w:t>
      </w:r>
      <w:proofErr w:type="spellEnd"/>
      <w:r>
        <w:t xml:space="preserve"> Cluster </w:t>
      </w:r>
    </w:p>
    <w:p w:rsidR="00992CE8" w:rsidRDefault="00992CE8" w:rsidP="007203BC">
      <w:pPr>
        <w:pStyle w:val="ListParagraph"/>
        <w:numPr>
          <w:ilvl w:val="0"/>
          <w:numId w:val="3"/>
        </w:numPr>
      </w:pPr>
      <w:r>
        <w:t xml:space="preserve">HA – recover from loss of one or more nodes </w:t>
      </w:r>
    </w:p>
    <w:p w:rsidR="00992CE8" w:rsidRDefault="00992CE8" w:rsidP="007203BC">
      <w:pPr>
        <w:pStyle w:val="ListParagraph"/>
        <w:numPr>
          <w:ilvl w:val="0"/>
          <w:numId w:val="3"/>
        </w:numPr>
      </w:pPr>
      <w:r>
        <w:t>Security:</w:t>
      </w:r>
    </w:p>
    <w:p w:rsidR="00992CE8" w:rsidRDefault="00992CE8" w:rsidP="007203BC">
      <w:pPr>
        <w:pStyle w:val="ListParagraph"/>
        <w:numPr>
          <w:ilvl w:val="1"/>
          <w:numId w:val="3"/>
        </w:numPr>
      </w:pPr>
      <w:r>
        <w:t xml:space="preserve">Authorization </w:t>
      </w:r>
      <w:proofErr w:type="spellStart"/>
      <w:r>
        <w:t>eg</w:t>
      </w:r>
      <w:proofErr w:type="spellEnd"/>
      <w:r>
        <w:t>, table-level, commands</w:t>
      </w:r>
    </w:p>
    <w:p w:rsidR="00992CE8" w:rsidRDefault="00992CE8" w:rsidP="007203BC">
      <w:pPr>
        <w:pStyle w:val="ListParagraph"/>
        <w:numPr>
          <w:ilvl w:val="1"/>
          <w:numId w:val="3"/>
        </w:numPr>
      </w:pPr>
      <w:r>
        <w:t>Encryption</w:t>
      </w:r>
    </w:p>
    <w:p w:rsidR="00992CE8" w:rsidRDefault="00992CE8" w:rsidP="007203BC">
      <w:pPr>
        <w:pStyle w:val="ListParagraph"/>
        <w:numPr>
          <w:ilvl w:val="0"/>
          <w:numId w:val="3"/>
        </w:numPr>
      </w:pPr>
      <w:r>
        <w:t>Multi-tenancy</w:t>
      </w:r>
    </w:p>
    <w:p w:rsidR="00992CE8" w:rsidRDefault="00992CE8" w:rsidP="007203BC">
      <w:pPr>
        <w:pStyle w:val="ListParagraph"/>
        <w:numPr>
          <w:ilvl w:val="0"/>
          <w:numId w:val="3"/>
        </w:numPr>
      </w:pPr>
      <w:r>
        <w:t xml:space="preserve">Rapids R Phase 2 – support for ML functions/algorithms integrated directly into </w:t>
      </w:r>
      <w:proofErr w:type="spellStart"/>
      <w:r>
        <w:t>RapidsDB</w:t>
      </w:r>
      <w:proofErr w:type="spellEnd"/>
    </w:p>
    <w:p w:rsidR="00992CE8" w:rsidRDefault="00992CE8" w:rsidP="007203BC">
      <w:pPr>
        <w:pStyle w:val="ListParagraph"/>
        <w:numPr>
          <w:ilvl w:val="0"/>
          <w:numId w:val="3"/>
        </w:numPr>
      </w:pPr>
      <w:proofErr w:type="spellStart"/>
      <w:r>
        <w:t>StreamDB</w:t>
      </w:r>
      <w:proofErr w:type="spellEnd"/>
    </w:p>
    <w:p w:rsidR="00992CE8" w:rsidRDefault="00992CE8" w:rsidP="007203BC">
      <w:pPr>
        <w:pStyle w:val="ListParagraph"/>
        <w:numPr>
          <w:ilvl w:val="1"/>
          <w:numId w:val="3"/>
        </w:numPr>
      </w:pPr>
      <w:r>
        <w:t>support for continuous queries</w:t>
      </w:r>
    </w:p>
    <w:p w:rsidR="00992CE8" w:rsidRDefault="00992CE8" w:rsidP="007203BC">
      <w:pPr>
        <w:pStyle w:val="ListParagraph"/>
        <w:numPr>
          <w:ilvl w:val="1"/>
          <w:numId w:val="3"/>
        </w:numPr>
      </w:pPr>
      <w:r>
        <w:t>support for progressive queries</w:t>
      </w:r>
    </w:p>
    <w:p w:rsidR="00992CE8" w:rsidRDefault="00992CE8" w:rsidP="007203BC">
      <w:pPr>
        <w:pStyle w:val="ListParagraph"/>
        <w:numPr>
          <w:ilvl w:val="1"/>
          <w:numId w:val="3"/>
        </w:numPr>
      </w:pPr>
      <w:r>
        <w:t>Kafka – support for computed columns</w:t>
      </w:r>
    </w:p>
    <w:p w:rsidR="00992CE8" w:rsidRDefault="00992CE8" w:rsidP="007203BC">
      <w:pPr>
        <w:pStyle w:val="ListParagraph"/>
        <w:numPr>
          <w:ilvl w:val="1"/>
          <w:numId w:val="3"/>
        </w:numPr>
      </w:pPr>
      <w:r>
        <w:t>Exactly-once semantics</w:t>
      </w:r>
    </w:p>
    <w:p w:rsidR="00992CE8" w:rsidRDefault="00992CE8" w:rsidP="007203BC">
      <w:pPr>
        <w:pStyle w:val="ListParagraph"/>
        <w:numPr>
          <w:ilvl w:val="1"/>
          <w:numId w:val="3"/>
        </w:numPr>
      </w:pPr>
      <w:r>
        <w:t>Recovery from failure - checkpointing</w:t>
      </w:r>
    </w:p>
    <w:p w:rsidR="00992CE8" w:rsidRDefault="00992CE8" w:rsidP="007203BC">
      <w:pPr>
        <w:pStyle w:val="ListParagraph"/>
        <w:numPr>
          <w:ilvl w:val="0"/>
          <w:numId w:val="3"/>
        </w:numPr>
      </w:pPr>
      <w:r>
        <w:t>Overflow-to-disk</w:t>
      </w:r>
    </w:p>
    <w:p w:rsidR="00992CE8" w:rsidRDefault="00992CE8" w:rsidP="007203BC">
      <w:pPr>
        <w:pStyle w:val="ListParagraph"/>
        <w:numPr>
          <w:ilvl w:val="0"/>
          <w:numId w:val="3"/>
        </w:numPr>
      </w:pPr>
      <w:r>
        <w:t>Multi-column JOIN optimization</w:t>
      </w:r>
    </w:p>
    <w:p w:rsidR="00992CE8" w:rsidRDefault="00992CE8" w:rsidP="007203BC">
      <w:pPr>
        <w:pStyle w:val="ListParagraph"/>
        <w:numPr>
          <w:ilvl w:val="0"/>
          <w:numId w:val="3"/>
        </w:numPr>
      </w:pPr>
      <w:r>
        <w:t>Hadoop Connector:</w:t>
      </w:r>
    </w:p>
    <w:p w:rsidR="00992CE8" w:rsidRDefault="00992CE8" w:rsidP="007203BC">
      <w:pPr>
        <w:pStyle w:val="ListParagraph"/>
        <w:numPr>
          <w:ilvl w:val="1"/>
          <w:numId w:val="3"/>
        </w:numPr>
      </w:pPr>
      <w:r>
        <w:t>Hive metadata integration</w:t>
      </w:r>
    </w:p>
    <w:p w:rsidR="00992CE8" w:rsidRDefault="00992CE8" w:rsidP="007203BC">
      <w:pPr>
        <w:pStyle w:val="ListParagraph"/>
        <w:numPr>
          <w:ilvl w:val="1"/>
          <w:numId w:val="3"/>
        </w:numPr>
      </w:pPr>
      <w:r>
        <w:t xml:space="preserve">Support for other file formats </w:t>
      </w:r>
      <w:proofErr w:type="spellStart"/>
      <w:r>
        <w:t>eg</w:t>
      </w:r>
      <w:proofErr w:type="spellEnd"/>
      <w:r>
        <w:t xml:space="preserve"> Parquet, ORC</w:t>
      </w:r>
    </w:p>
    <w:p w:rsidR="00992CE8" w:rsidRDefault="00992CE8" w:rsidP="007203BC">
      <w:pPr>
        <w:pStyle w:val="ListParagraph"/>
        <w:numPr>
          <w:ilvl w:val="0"/>
          <w:numId w:val="3"/>
        </w:numPr>
      </w:pPr>
      <w:r>
        <w:t>CREATE VIEW</w:t>
      </w:r>
    </w:p>
    <w:p w:rsidR="00992CE8" w:rsidRDefault="00992CE8" w:rsidP="007203BC">
      <w:pPr>
        <w:pStyle w:val="ListParagraph"/>
        <w:numPr>
          <w:ilvl w:val="0"/>
          <w:numId w:val="3"/>
        </w:numPr>
      </w:pPr>
      <w:r>
        <w:t xml:space="preserve">Grouping Sets/CUBE support – reference from Postgres: </w:t>
      </w:r>
      <w:hyperlink r:id="rId11" w:history="1">
        <w:r w:rsidRPr="00F01D8E">
          <w:rPr>
            <w:rStyle w:val="Hyperlink"/>
          </w:rPr>
          <w:t>https://www.depesz.com/2015/05/24/waiting-for-9-5-support-grouping-sets-cube-and-rollup/</w:t>
        </w:r>
      </w:hyperlink>
    </w:p>
    <w:p w:rsidR="00992CE8" w:rsidRDefault="00992CE8" w:rsidP="00355BBD">
      <w:pPr>
        <w:pStyle w:val="ListParagraph"/>
      </w:pPr>
    </w:p>
    <w:p w:rsidR="00992CE8" w:rsidRPr="00C2762B" w:rsidRDefault="00992CE8" w:rsidP="00992CE8"/>
    <w:p w:rsidR="009A179E" w:rsidRDefault="00075B60">
      <w:pPr>
        <w:spacing w:after="200" w:line="276" w:lineRule="auto"/>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rsidR="0076006E" w:rsidRDefault="00835F8B" w:rsidP="00DF0239">
      <w:pPr>
        <w:pStyle w:val="Heading1"/>
      </w:pPr>
      <w:bookmarkStart w:id="552" w:name="_Toc515632544"/>
      <w:r>
        <w:lastRenderedPageBreak/>
        <w:t>6</w:t>
      </w:r>
      <w:r w:rsidR="00D27496">
        <w:t>.</w:t>
      </w:r>
      <w:r w:rsidR="00D27496">
        <w:tab/>
        <w:t>SIGNOFF SHEET</w:t>
      </w:r>
      <w:bookmarkEnd w:id="552"/>
    </w:p>
    <w:p w:rsidR="0076006E" w:rsidRDefault="0076006E"/>
    <w:p w:rsidR="0076006E" w:rsidRDefault="0076006E">
      <w:pPr>
        <w:rPr>
          <w:sz w:val="28"/>
        </w:rPr>
      </w:pPr>
      <w:r>
        <w:rPr>
          <w:sz w:val="28"/>
        </w:rPr>
        <w:t>Dowson Liu:</w:t>
      </w:r>
      <w:r>
        <w:rPr>
          <w:sz w:val="28"/>
        </w:rPr>
        <w:tab/>
      </w:r>
      <w:r>
        <w:rPr>
          <w:sz w:val="28"/>
        </w:rPr>
        <w:tab/>
      </w:r>
      <w:r>
        <w:rPr>
          <w:sz w:val="28"/>
        </w:rPr>
        <w:tab/>
      </w:r>
      <w:r>
        <w:rPr>
          <w:sz w:val="28"/>
        </w:rPr>
        <w:tab/>
      </w:r>
      <w:r>
        <w:rPr>
          <w:sz w:val="28"/>
        </w:rPr>
        <w:tab/>
      </w:r>
      <w:r>
        <w:rPr>
          <w:sz w:val="28"/>
        </w:rPr>
        <w:tab/>
      </w:r>
      <w:r>
        <w:rPr>
          <w:sz w:val="28"/>
        </w:rPr>
        <w:tab/>
        <w:t>Date:</w:t>
      </w:r>
    </w:p>
    <w:p w:rsidR="0076006E" w:rsidRDefault="0076006E">
      <w:pPr>
        <w:rPr>
          <w:sz w:val="28"/>
        </w:rPr>
      </w:pPr>
    </w:p>
    <w:p w:rsidR="0076006E" w:rsidRDefault="0076006E">
      <w:pPr>
        <w:rPr>
          <w:sz w:val="28"/>
        </w:rPr>
      </w:pPr>
    </w:p>
    <w:p w:rsidR="0076006E" w:rsidRDefault="0076006E">
      <w:pPr>
        <w:rPr>
          <w:sz w:val="28"/>
        </w:rPr>
      </w:pPr>
    </w:p>
    <w:p w:rsidR="0076006E" w:rsidRDefault="0076006E">
      <w:pPr>
        <w:rPr>
          <w:sz w:val="28"/>
        </w:rPr>
      </w:pPr>
    </w:p>
    <w:p w:rsidR="0076006E" w:rsidRDefault="0076006E">
      <w:pPr>
        <w:rPr>
          <w:sz w:val="28"/>
        </w:rPr>
      </w:pPr>
      <w:r>
        <w:rPr>
          <w:sz w:val="28"/>
        </w:rPr>
        <w:t>Robert LI:</w:t>
      </w:r>
      <w:r>
        <w:rPr>
          <w:sz w:val="28"/>
        </w:rPr>
        <w:tab/>
      </w:r>
      <w:r>
        <w:rPr>
          <w:sz w:val="28"/>
        </w:rPr>
        <w:tab/>
      </w:r>
      <w:r>
        <w:rPr>
          <w:sz w:val="28"/>
        </w:rPr>
        <w:tab/>
      </w:r>
      <w:r>
        <w:rPr>
          <w:sz w:val="28"/>
        </w:rPr>
        <w:tab/>
      </w:r>
      <w:r>
        <w:rPr>
          <w:sz w:val="28"/>
        </w:rPr>
        <w:tab/>
      </w:r>
      <w:r>
        <w:rPr>
          <w:sz w:val="28"/>
        </w:rPr>
        <w:tab/>
      </w:r>
      <w:r>
        <w:rPr>
          <w:sz w:val="28"/>
        </w:rPr>
        <w:tab/>
        <w:t>Date:</w:t>
      </w:r>
    </w:p>
    <w:p w:rsidR="0076006E" w:rsidRDefault="0076006E">
      <w:pPr>
        <w:rPr>
          <w:sz w:val="28"/>
        </w:rPr>
      </w:pPr>
    </w:p>
    <w:p w:rsidR="0076006E" w:rsidRDefault="0076006E">
      <w:pPr>
        <w:rPr>
          <w:sz w:val="28"/>
        </w:rPr>
      </w:pPr>
    </w:p>
    <w:p w:rsidR="0076006E" w:rsidRDefault="0076006E">
      <w:pPr>
        <w:rPr>
          <w:sz w:val="28"/>
        </w:rPr>
      </w:pPr>
    </w:p>
    <w:p w:rsidR="0076006E" w:rsidRDefault="0076006E">
      <w:pPr>
        <w:rPr>
          <w:sz w:val="28"/>
        </w:rPr>
      </w:pPr>
    </w:p>
    <w:p w:rsidR="0076006E" w:rsidRDefault="0076006E" w:rsidP="0076006E">
      <w:pPr>
        <w:rPr>
          <w:sz w:val="28"/>
        </w:rPr>
      </w:pPr>
      <w:r>
        <w:rPr>
          <w:sz w:val="28"/>
        </w:rPr>
        <w:t>Dave Cracknell:</w:t>
      </w:r>
      <w:r>
        <w:rPr>
          <w:sz w:val="28"/>
        </w:rPr>
        <w:tab/>
      </w:r>
      <w:r>
        <w:rPr>
          <w:sz w:val="28"/>
        </w:rPr>
        <w:tab/>
      </w:r>
      <w:r>
        <w:rPr>
          <w:sz w:val="28"/>
        </w:rPr>
        <w:tab/>
      </w:r>
      <w:r>
        <w:rPr>
          <w:sz w:val="28"/>
        </w:rPr>
        <w:tab/>
      </w:r>
      <w:r>
        <w:rPr>
          <w:sz w:val="28"/>
        </w:rPr>
        <w:tab/>
      </w:r>
      <w:r>
        <w:rPr>
          <w:sz w:val="28"/>
        </w:rPr>
        <w:tab/>
        <w:t>Date:</w:t>
      </w: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r>
        <w:rPr>
          <w:sz w:val="28"/>
        </w:rPr>
        <w:t>Ray Huetter:</w:t>
      </w:r>
      <w:r>
        <w:rPr>
          <w:sz w:val="28"/>
        </w:rPr>
        <w:tab/>
      </w:r>
      <w:r>
        <w:rPr>
          <w:sz w:val="28"/>
        </w:rPr>
        <w:tab/>
      </w:r>
      <w:r>
        <w:rPr>
          <w:sz w:val="28"/>
        </w:rPr>
        <w:tab/>
      </w:r>
      <w:r>
        <w:rPr>
          <w:sz w:val="28"/>
        </w:rPr>
        <w:tab/>
      </w:r>
      <w:r>
        <w:rPr>
          <w:sz w:val="28"/>
        </w:rPr>
        <w:tab/>
      </w:r>
      <w:r>
        <w:rPr>
          <w:sz w:val="28"/>
        </w:rPr>
        <w:tab/>
      </w:r>
      <w:r>
        <w:rPr>
          <w:sz w:val="28"/>
        </w:rPr>
        <w:tab/>
        <w:t>Date:</w:t>
      </w: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r>
        <w:rPr>
          <w:sz w:val="28"/>
        </w:rPr>
        <w:t>Jun Ma:</w:t>
      </w:r>
      <w:r>
        <w:rPr>
          <w:sz w:val="28"/>
        </w:rPr>
        <w:tab/>
      </w:r>
      <w:r>
        <w:rPr>
          <w:sz w:val="28"/>
        </w:rPr>
        <w:tab/>
      </w:r>
      <w:r>
        <w:rPr>
          <w:sz w:val="28"/>
        </w:rPr>
        <w:tab/>
      </w:r>
      <w:r>
        <w:rPr>
          <w:sz w:val="28"/>
        </w:rPr>
        <w:tab/>
      </w:r>
      <w:r>
        <w:rPr>
          <w:sz w:val="28"/>
        </w:rPr>
        <w:tab/>
      </w:r>
      <w:r>
        <w:rPr>
          <w:sz w:val="28"/>
        </w:rPr>
        <w:tab/>
      </w:r>
      <w:r>
        <w:rPr>
          <w:sz w:val="28"/>
        </w:rPr>
        <w:tab/>
        <w:t>Date:</w:t>
      </w: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76006E">
      <w:pPr>
        <w:rPr>
          <w:sz w:val="28"/>
        </w:rPr>
      </w:pPr>
    </w:p>
    <w:p w:rsidR="0076006E" w:rsidRDefault="0076006E" w:rsidP="00A51F18">
      <w:pPr>
        <w:rPr>
          <w:sz w:val="28"/>
        </w:rPr>
      </w:pPr>
    </w:p>
    <w:p w:rsidR="0076006E" w:rsidRDefault="0076006E">
      <w:pPr>
        <w:rPr>
          <w:sz w:val="28"/>
        </w:rPr>
      </w:pPr>
    </w:p>
    <w:p w:rsidR="00723943" w:rsidRPr="00723943" w:rsidRDefault="0076006E">
      <w:r>
        <w:tab/>
      </w:r>
    </w:p>
    <w:sectPr w:rsidR="00723943" w:rsidRPr="00723943" w:rsidSect="00DF0239">
      <w:footerReference w:type="default" r:id="rId12"/>
      <w:pgSz w:w="12240" w:h="15840"/>
      <w:pgMar w:top="1008" w:right="1440" w:bottom="1008"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02B9" w:rsidRDefault="009602B9" w:rsidP="00CF2E30">
      <w:r>
        <w:separator/>
      </w:r>
    </w:p>
  </w:endnote>
  <w:endnote w:type="continuationSeparator" w:id="0">
    <w:p w:rsidR="009602B9" w:rsidRDefault="009602B9" w:rsidP="00CF2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2FA3" w:rsidRDefault="00E02FA3" w:rsidP="00943088">
    <w:pPr>
      <w:pStyle w:val="Footer"/>
      <w:rPr>
        <w:sz w:val="18"/>
        <w:szCs w:val="18"/>
      </w:rPr>
    </w:pPr>
    <w:proofErr w:type="spellStart"/>
    <w:r>
      <w:rPr>
        <w:sz w:val="18"/>
        <w:szCs w:val="18"/>
      </w:rPr>
      <w:t>RapidsDB</w:t>
    </w:r>
    <w:proofErr w:type="spellEnd"/>
    <w:r>
      <w:rPr>
        <w:sz w:val="18"/>
        <w:szCs w:val="18"/>
      </w:rPr>
      <w:t xml:space="preserve"> 2018 Release Plan</w:t>
    </w:r>
    <w:ins w:id="553" w:author="Dave Cracknell" w:date="2018-06-01T15:13:00Z">
      <w:r>
        <w:rPr>
          <w:sz w:val="18"/>
          <w:szCs w:val="18"/>
        </w:rPr>
        <w:t xml:space="preserve"> rev 2</w:t>
      </w:r>
    </w:ins>
    <w:r>
      <w:rPr>
        <w:sz w:val="18"/>
        <w:szCs w:val="18"/>
      </w:rPr>
      <w:tab/>
      <w:t xml:space="preserve">Page </w:t>
    </w:r>
    <w:r w:rsidRPr="00943088">
      <w:rPr>
        <w:sz w:val="18"/>
        <w:szCs w:val="18"/>
      </w:rPr>
      <w:fldChar w:fldCharType="begin"/>
    </w:r>
    <w:r w:rsidRPr="00943088">
      <w:rPr>
        <w:sz w:val="18"/>
        <w:szCs w:val="18"/>
      </w:rPr>
      <w:instrText xml:space="preserve"> PAGE   \* MERGEFORMAT </w:instrText>
    </w:r>
    <w:r w:rsidRPr="00943088">
      <w:rPr>
        <w:sz w:val="18"/>
        <w:szCs w:val="18"/>
      </w:rPr>
      <w:fldChar w:fldCharType="separate"/>
    </w:r>
    <w:r>
      <w:rPr>
        <w:noProof/>
        <w:sz w:val="18"/>
        <w:szCs w:val="18"/>
      </w:rPr>
      <w:t>17</w:t>
    </w:r>
    <w:r w:rsidRPr="00943088">
      <w:rPr>
        <w:noProof/>
        <w:sz w:val="18"/>
        <w:szCs w:val="18"/>
      </w:rPr>
      <w:fldChar w:fldCharType="end"/>
    </w:r>
    <w:r>
      <w:rPr>
        <w:sz w:val="18"/>
        <w:szCs w:val="18"/>
      </w:rPr>
      <w:tab/>
    </w:r>
    <w:r w:rsidRPr="00691FFC">
      <w:rPr>
        <w:noProof/>
        <w:sz w:val="18"/>
        <w:szCs w:val="18"/>
      </w:rPr>
      <w:t xml:space="preserve">© </w:t>
    </w:r>
    <w:r w:rsidRPr="00927429">
      <w:rPr>
        <w:noProof/>
        <w:sz w:val="18"/>
        <w:szCs w:val="18"/>
      </w:rPr>
      <w:t>Borrui Data Technology Co. Ltd</w:t>
    </w:r>
    <w:r w:rsidRPr="00927429" w:rsidDel="00927429">
      <w:rPr>
        <w:noProof/>
        <w:sz w:val="18"/>
        <w:szCs w:val="18"/>
      </w:rPr>
      <w:t xml:space="preserve"> </w:t>
    </w:r>
    <w:r w:rsidRPr="00691FFC">
      <w:rPr>
        <w:noProof/>
        <w:sz w:val="18"/>
        <w:szCs w:val="18"/>
      </w:rPr>
      <w:t>201</w:t>
    </w:r>
    <w:r>
      <w:rPr>
        <w:noProof/>
        <w:sz w:val="18"/>
        <w:szCs w:val="18"/>
      </w:rPr>
      <w:t>8</w:t>
    </w:r>
    <w:r>
      <w:rPr>
        <w:sz w:val="18"/>
        <w:szCs w:val="18"/>
      </w:rPr>
      <w:tab/>
    </w:r>
  </w:p>
  <w:p w:rsidR="00E02FA3" w:rsidRPr="00C441D1" w:rsidRDefault="00E02FA3" w:rsidP="00943088">
    <w:pPr>
      <w:pStyle w:val="Footer"/>
      <w:rPr>
        <w:sz w:val="18"/>
        <w:szCs w:val="18"/>
      </w:rPr>
    </w:pPr>
  </w:p>
  <w:p w:rsidR="00E02FA3" w:rsidRDefault="00E02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02B9" w:rsidRDefault="009602B9" w:rsidP="00CF2E30">
      <w:r>
        <w:separator/>
      </w:r>
    </w:p>
  </w:footnote>
  <w:footnote w:type="continuationSeparator" w:id="0">
    <w:p w:rsidR="009602B9" w:rsidRDefault="009602B9" w:rsidP="00CF2E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644C20"/>
    <w:multiLevelType w:val="hybridMultilevel"/>
    <w:tmpl w:val="34B2E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4270B"/>
    <w:multiLevelType w:val="multilevel"/>
    <w:tmpl w:val="E5C20204"/>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3FC40154"/>
    <w:multiLevelType w:val="hybridMultilevel"/>
    <w:tmpl w:val="620E3F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A57C5D"/>
    <w:multiLevelType w:val="hybridMultilevel"/>
    <w:tmpl w:val="A0A8C7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3F74718"/>
    <w:multiLevelType w:val="hybridMultilevel"/>
    <w:tmpl w:val="4D1EEF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9A766F5"/>
    <w:multiLevelType w:val="hybridMultilevel"/>
    <w:tmpl w:val="11A07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 w:numId="5">
    <w:abstractNumId w:val="5"/>
  </w:num>
  <w:num w:numId="6">
    <w:abstractNumId w:val="3"/>
  </w:num>
  <w:num w:numId="7">
    <w:abstractNumId w:val="4"/>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ve Cracknell">
    <w15:presenceInfo w15:providerId="None" w15:userId="Dave Crackn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B7"/>
    <w:rsid w:val="0000389C"/>
    <w:rsid w:val="000041BD"/>
    <w:rsid w:val="0001023D"/>
    <w:rsid w:val="000309AE"/>
    <w:rsid w:val="00031CF5"/>
    <w:rsid w:val="00043518"/>
    <w:rsid w:val="000457B5"/>
    <w:rsid w:val="00046154"/>
    <w:rsid w:val="00051384"/>
    <w:rsid w:val="00053DCE"/>
    <w:rsid w:val="00055994"/>
    <w:rsid w:val="00055AAD"/>
    <w:rsid w:val="00063A4A"/>
    <w:rsid w:val="000728B6"/>
    <w:rsid w:val="0007543E"/>
    <w:rsid w:val="00075B60"/>
    <w:rsid w:val="00090D92"/>
    <w:rsid w:val="000920C4"/>
    <w:rsid w:val="00093496"/>
    <w:rsid w:val="000A2236"/>
    <w:rsid w:val="000C1421"/>
    <w:rsid w:val="000F01BA"/>
    <w:rsid w:val="0011164C"/>
    <w:rsid w:val="00121BBD"/>
    <w:rsid w:val="00135634"/>
    <w:rsid w:val="0014673D"/>
    <w:rsid w:val="00150BE3"/>
    <w:rsid w:val="001758AA"/>
    <w:rsid w:val="00175F00"/>
    <w:rsid w:val="00186D46"/>
    <w:rsid w:val="00187762"/>
    <w:rsid w:val="00187B3A"/>
    <w:rsid w:val="00190D8A"/>
    <w:rsid w:val="00192ABD"/>
    <w:rsid w:val="001A4D85"/>
    <w:rsid w:val="001C0242"/>
    <w:rsid w:val="001C438A"/>
    <w:rsid w:val="001C4407"/>
    <w:rsid w:val="001C737E"/>
    <w:rsid w:val="001D7233"/>
    <w:rsid w:val="001E0693"/>
    <w:rsid w:val="001E1DF6"/>
    <w:rsid w:val="001E729F"/>
    <w:rsid w:val="002026B7"/>
    <w:rsid w:val="00203CE0"/>
    <w:rsid w:val="00205DB9"/>
    <w:rsid w:val="0020643E"/>
    <w:rsid w:val="00220CB3"/>
    <w:rsid w:val="0022318B"/>
    <w:rsid w:val="00232A0E"/>
    <w:rsid w:val="0025313D"/>
    <w:rsid w:val="00270EB5"/>
    <w:rsid w:val="00283F0E"/>
    <w:rsid w:val="002909E8"/>
    <w:rsid w:val="002940EF"/>
    <w:rsid w:val="002A66CE"/>
    <w:rsid w:val="002B71F4"/>
    <w:rsid w:val="002C04D3"/>
    <w:rsid w:val="002E54C0"/>
    <w:rsid w:val="0030420D"/>
    <w:rsid w:val="00304DFE"/>
    <w:rsid w:val="003076FB"/>
    <w:rsid w:val="00307A99"/>
    <w:rsid w:val="00317692"/>
    <w:rsid w:val="00321B0A"/>
    <w:rsid w:val="00324F62"/>
    <w:rsid w:val="00326421"/>
    <w:rsid w:val="00331FCC"/>
    <w:rsid w:val="00335150"/>
    <w:rsid w:val="00351222"/>
    <w:rsid w:val="00351298"/>
    <w:rsid w:val="00355BBD"/>
    <w:rsid w:val="00357D64"/>
    <w:rsid w:val="00362F4E"/>
    <w:rsid w:val="003700B2"/>
    <w:rsid w:val="00386E11"/>
    <w:rsid w:val="0039138F"/>
    <w:rsid w:val="00391CA9"/>
    <w:rsid w:val="003A4107"/>
    <w:rsid w:val="003A7375"/>
    <w:rsid w:val="003D49AB"/>
    <w:rsid w:val="003E0A19"/>
    <w:rsid w:val="003E2C77"/>
    <w:rsid w:val="003E5CBF"/>
    <w:rsid w:val="0041370D"/>
    <w:rsid w:val="004150F0"/>
    <w:rsid w:val="004202D0"/>
    <w:rsid w:val="00434084"/>
    <w:rsid w:val="00450660"/>
    <w:rsid w:val="00453E9D"/>
    <w:rsid w:val="00460823"/>
    <w:rsid w:val="00460F1D"/>
    <w:rsid w:val="004A224E"/>
    <w:rsid w:val="004A2F38"/>
    <w:rsid w:val="004A6034"/>
    <w:rsid w:val="004B7853"/>
    <w:rsid w:val="004C1EB8"/>
    <w:rsid w:val="004C3FF1"/>
    <w:rsid w:val="004C4786"/>
    <w:rsid w:val="004C687A"/>
    <w:rsid w:val="004D71F8"/>
    <w:rsid w:val="004E1443"/>
    <w:rsid w:val="004E4CD7"/>
    <w:rsid w:val="004E7C58"/>
    <w:rsid w:val="004F0E2C"/>
    <w:rsid w:val="004F7E85"/>
    <w:rsid w:val="005011BA"/>
    <w:rsid w:val="00503528"/>
    <w:rsid w:val="00521382"/>
    <w:rsid w:val="00533E7F"/>
    <w:rsid w:val="00540FFA"/>
    <w:rsid w:val="00542DC3"/>
    <w:rsid w:val="00543130"/>
    <w:rsid w:val="00556288"/>
    <w:rsid w:val="005660AE"/>
    <w:rsid w:val="00580B3F"/>
    <w:rsid w:val="00582BD6"/>
    <w:rsid w:val="005967FA"/>
    <w:rsid w:val="005A4CE1"/>
    <w:rsid w:val="005B1655"/>
    <w:rsid w:val="005B4D48"/>
    <w:rsid w:val="005C794D"/>
    <w:rsid w:val="005C7F70"/>
    <w:rsid w:val="005D48BC"/>
    <w:rsid w:val="005D7ED4"/>
    <w:rsid w:val="005E24CA"/>
    <w:rsid w:val="005E32F6"/>
    <w:rsid w:val="005E3C81"/>
    <w:rsid w:val="005F7291"/>
    <w:rsid w:val="00604911"/>
    <w:rsid w:val="0060777C"/>
    <w:rsid w:val="0061084E"/>
    <w:rsid w:val="00611F7F"/>
    <w:rsid w:val="00634E5C"/>
    <w:rsid w:val="0064184F"/>
    <w:rsid w:val="006455CB"/>
    <w:rsid w:val="00650C84"/>
    <w:rsid w:val="00655146"/>
    <w:rsid w:val="00662E9F"/>
    <w:rsid w:val="0066504E"/>
    <w:rsid w:val="00671FEB"/>
    <w:rsid w:val="00675394"/>
    <w:rsid w:val="006770DE"/>
    <w:rsid w:val="00681AD6"/>
    <w:rsid w:val="00693BA2"/>
    <w:rsid w:val="006C31AB"/>
    <w:rsid w:val="006C6872"/>
    <w:rsid w:val="006D39BD"/>
    <w:rsid w:val="006E7614"/>
    <w:rsid w:val="00700925"/>
    <w:rsid w:val="007055A7"/>
    <w:rsid w:val="0070757A"/>
    <w:rsid w:val="007112B7"/>
    <w:rsid w:val="007203BC"/>
    <w:rsid w:val="00723943"/>
    <w:rsid w:val="0073139F"/>
    <w:rsid w:val="00744217"/>
    <w:rsid w:val="00744911"/>
    <w:rsid w:val="00754FBC"/>
    <w:rsid w:val="0076006E"/>
    <w:rsid w:val="00766FBC"/>
    <w:rsid w:val="007671DC"/>
    <w:rsid w:val="007876C3"/>
    <w:rsid w:val="007A0FD6"/>
    <w:rsid w:val="007C2B2C"/>
    <w:rsid w:val="007D346C"/>
    <w:rsid w:val="007E0F5F"/>
    <w:rsid w:val="007E2C5A"/>
    <w:rsid w:val="007E4A9B"/>
    <w:rsid w:val="007E7CC4"/>
    <w:rsid w:val="007F31C2"/>
    <w:rsid w:val="00807BC5"/>
    <w:rsid w:val="0081658D"/>
    <w:rsid w:val="00834B72"/>
    <w:rsid w:val="0083582A"/>
    <w:rsid w:val="00835F8B"/>
    <w:rsid w:val="00837AA1"/>
    <w:rsid w:val="00845339"/>
    <w:rsid w:val="00860C99"/>
    <w:rsid w:val="008610C5"/>
    <w:rsid w:val="00861640"/>
    <w:rsid w:val="00861A97"/>
    <w:rsid w:val="008653BA"/>
    <w:rsid w:val="00870659"/>
    <w:rsid w:val="008707ED"/>
    <w:rsid w:val="008741C5"/>
    <w:rsid w:val="00874573"/>
    <w:rsid w:val="008865F3"/>
    <w:rsid w:val="008A6A9E"/>
    <w:rsid w:val="008E4A0A"/>
    <w:rsid w:val="008F284B"/>
    <w:rsid w:val="008F5D45"/>
    <w:rsid w:val="008F7252"/>
    <w:rsid w:val="00903BA8"/>
    <w:rsid w:val="00921BB7"/>
    <w:rsid w:val="00921D65"/>
    <w:rsid w:val="009267DD"/>
    <w:rsid w:val="009364AB"/>
    <w:rsid w:val="00941FE0"/>
    <w:rsid w:val="00941FE3"/>
    <w:rsid w:val="00942542"/>
    <w:rsid w:val="00943088"/>
    <w:rsid w:val="00944CC3"/>
    <w:rsid w:val="0095102F"/>
    <w:rsid w:val="00954EC8"/>
    <w:rsid w:val="009602B9"/>
    <w:rsid w:val="00971B3E"/>
    <w:rsid w:val="00974ABD"/>
    <w:rsid w:val="0097578E"/>
    <w:rsid w:val="00975B31"/>
    <w:rsid w:val="009844BC"/>
    <w:rsid w:val="0099013B"/>
    <w:rsid w:val="00991DBA"/>
    <w:rsid w:val="00992AA3"/>
    <w:rsid w:val="00992CE8"/>
    <w:rsid w:val="009958F2"/>
    <w:rsid w:val="00995E1F"/>
    <w:rsid w:val="009A179E"/>
    <w:rsid w:val="009A6547"/>
    <w:rsid w:val="009C02EF"/>
    <w:rsid w:val="00A01940"/>
    <w:rsid w:val="00A04916"/>
    <w:rsid w:val="00A23499"/>
    <w:rsid w:val="00A27DBE"/>
    <w:rsid w:val="00A310F0"/>
    <w:rsid w:val="00A32138"/>
    <w:rsid w:val="00A51F18"/>
    <w:rsid w:val="00A6143B"/>
    <w:rsid w:val="00A64937"/>
    <w:rsid w:val="00A652A6"/>
    <w:rsid w:val="00A7791E"/>
    <w:rsid w:val="00A8728A"/>
    <w:rsid w:val="00A93340"/>
    <w:rsid w:val="00AA12D0"/>
    <w:rsid w:val="00AA3025"/>
    <w:rsid w:val="00AB1255"/>
    <w:rsid w:val="00AC138E"/>
    <w:rsid w:val="00AD72F6"/>
    <w:rsid w:val="00AE2846"/>
    <w:rsid w:val="00AE6C60"/>
    <w:rsid w:val="00AF039B"/>
    <w:rsid w:val="00AF042A"/>
    <w:rsid w:val="00B00299"/>
    <w:rsid w:val="00B24836"/>
    <w:rsid w:val="00B253AA"/>
    <w:rsid w:val="00B34DD0"/>
    <w:rsid w:val="00B35599"/>
    <w:rsid w:val="00B6212C"/>
    <w:rsid w:val="00B65AF7"/>
    <w:rsid w:val="00B673B4"/>
    <w:rsid w:val="00B875A9"/>
    <w:rsid w:val="00B951C8"/>
    <w:rsid w:val="00B97AD5"/>
    <w:rsid w:val="00BA1E55"/>
    <w:rsid w:val="00BB1621"/>
    <w:rsid w:val="00BC277A"/>
    <w:rsid w:val="00BD1CD3"/>
    <w:rsid w:val="00BD42EB"/>
    <w:rsid w:val="00BE024B"/>
    <w:rsid w:val="00BE2DD5"/>
    <w:rsid w:val="00BE3FDE"/>
    <w:rsid w:val="00BE4510"/>
    <w:rsid w:val="00BE483E"/>
    <w:rsid w:val="00BE6352"/>
    <w:rsid w:val="00BF4D22"/>
    <w:rsid w:val="00C12E3B"/>
    <w:rsid w:val="00C2762B"/>
    <w:rsid w:val="00C27ABF"/>
    <w:rsid w:val="00C32F82"/>
    <w:rsid w:val="00C44C1B"/>
    <w:rsid w:val="00C51210"/>
    <w:rsid w:val="00C67B3D"/>
    <w:rsid w:val="00C768EF"/>
    <w:rsid w:val="00C8406D"/>
    <w:rsid w:val="00C92E7A"/>
    <w:rsid w:val="00CA03F9"/>
    <w:rsid w:val="00CB331F"/>
    <w:rsid w:val="00CB37C7"/>
    <w:rsid w:val="00CB3913"/>
    <w:rsid w:val="00CB710C"/>
    <w:rsid w:val="00CC04F3"/>
    <w:rsid w:val="00CC0999"/>
    <w:rsid w:val="00CC45EF"/>
    <w:rsid w:val="00CC5179"/>
    <w:rsid w:val="00CD61B5"/>
    <w:rsid w:val="00CE3DB8"/>
    <w:rsid w:val="00CF0C22"/>
    <w:rsid w:val="00CF2E30"/>
    <w:rsid w:val="00CF6153"/>
    <w:rsid w:val="00D01557"/>
    <w:rsid w:val="00D0523E"/>
    <w:rsid w:val="00D05D9D"/>
    <w:rsid w:val="00D13022"/>
    <w:rsid w:val="00D1345F"/>
    <w:rsid w:val="00D225B1"/>
    <w:rsid w:val="00D2543A"/>
    <w:rsid w:val="00D25647"/>
    <w:rsid w:val="00D25A46"/>
    <w:rsid w:val="00D27496"/>
    <w:rsid w:val="00D27B23"/>
    <w:rsid w:val="00D332E6"/>
    <w:rsid w:val="00D445C9"/>
    <w:rsid w:val="00D44AA5"/>
    <w:rsid w:val="00D526A3"/>
    <w:rsid w:val="00D5401E"/>
    <w:rsid w:val="00D6171B"/>
    <w:rsid w:val="00D713AA"/>
    <w:rsid w:val="00D8344F"/>
    <w:rsid w:val="00D8481C"/>
    <w:rsid w:val="00DA7E9F"/>
    <w:rsid w:val="00DB361E"/>
    <w:rsid w:val="00DB3EDE"/>
    <w:rsid w:val="00DC67B6"/>
    <w:rsid w:val="00DD7DA7"/>
    <w:rsid w:val="00DF0239"/>
    <w:rsid w:val="00E00A13"/>
    <w:rsid w:val="00E0267D"/>
    <w:rsid w:val="00E02FA3"/>
    <w:rsid w:val="00E058EE"/>
    <w:rsid w:val="00E063A9"/>
    <w:rsid w:val="00E1086D"/>
    <w:rsid w:val="00E111ED"/>
    <w:rsid w:val="00E204BE"/>
    <w:rsid w:val="00E2397B"/>
    <w:rsid w:val="00E3125E"/>
    <w:rsid w:val="00E46C34"/>
    <w:rsid w:val="00E76E5E"/>
    <w:rsid w:val="00E90A10"/>
    <w:rsid w:val="00E944C4"/>
    <w:rsid w:val="00E95174"/>
    <w:rsid w:val="00EA028E"/>
    <w:rsid w:val="00EA4AD6"/>
    <w:rsid w:val="00EA6848"/>
    <w:rsid w:val="00EC1145"/>
    <w:rsid w:val="00EC2D40"/>
    <w:rsid w:val="00EC3CA6"/>
    <w:rsid w:val="00ED2FC7"/>
    <w:rsid w:val="00ED5B5B"/>
    <w:rsid w:val="00ED6891"/>
    <w:rsid w:val="00ED76FC"/>
    <w:rsid w:val="00EF3105"/>
    <w:rsid w:val="00F1240B"/>
    <w:rsid w:val="00F2753D"/>
    <w:rsid w:val="00F3176C"/>
    <w:rsid w:val="00F51E46"/>
    <w:rsid w:val="00F67572"/>
    <w:rsid w:val="00F74945"/>
    <w:rsid w:val="00F74948"/>
    <w:rsid w:val="00F83E07"/>
    <w:rsid w:val="00F92DA6"/>
    <w:rsid w:val="00FA0E03"/>
    <w:rsid w:val="00FA38D3"/>
    <w:rsid w:val="00FB603D"/>
    <w:rsid w:val="00FC1D09"/>
    <w:rsid w:val="00FC61AF"/>
    <w:rsid w:val="00FF1B99"/>
    <w:rsid w:val="00FF3B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0E8D3"/>
  <w15:docId w15:val="{B9C578D4-E7AA-4CF2-899C-855C425F2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112B7"/>
    <w:pPr>
      <w:spacing w:after="0" w:line="240" w:lineRule="auto"/>
    </w:pPr>
  </w:style>
  <w:style w:type="paragraph" w:styleId="Heading1">
    <w:name w:val="heading 1"/>
    <w:basedOn w:val="Normal"/>
    <w:next w:val="Normal"/>
    <w:link w:val="Heading1Char"/>
    <w:uiPriority w:val="9"/>
    <w:qFormat/>
    <w:rsid w:val="00B2483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9349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D7ED4"/>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E761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12B7"/>
    <w:pPr>
      <w:ind w:left="720"/>
    </w:pPr>
  </w:style>
  <w:style w:type="paragraph" w:styleId="BalloonText">
    <w:name w:val="Balloon Text"/>
    <w:basedOn w:val="Normal"/>
    <w:link w:val="BalloonTextChar"/>
    <w:uiPriority w:val="99"/>
    <w:semiHidden/>
    <w:unhideWhenUsed/>
    <w:rsid w:val="00CF2E30"/>
    <w:rPr>
      <w:rFonts w:ascii="Tahoma" w:hAnsi="Tahoma" w:cs="Tahoma"/>
      <w:sz w:val="16"/>
      <w:szCs w:val="16"/>
    </w:rPr>
  </w:style>
  <w:style w:type="character" w:customStyle="1" w:styleId="BalloonTextChar">
    <w:name w:val="Balloon Text Char"/>
    <w:basedOn w:val="DefaultParagraphFont"/>
    <w:link w:val="BalloonText"/>
    <w:uiPriority w:val="99"/>
    <w:semiHidden/>
    <w:rsid w:val="00CF2E30"/>
    <w:rPr>
      <w:rFonts w:ascii="Tahoma" w:hAnsi="Tahoma" w:cs="Tahoma"/>
      <w:sz w:val="16"/>
      <w:szCs w:val="16"/>
    </w:rPr>
  </w:style>
  <w:style w:type="paragraph" w:styleId="Header">
    <w:name w:val="header"/>
    <w:basedOn w:val="Normal"/>
    <w:link w:val="HeaderChar"/>
    <w:uiPriority w:val="99"/>
    <w:unhideWhenUsed/>
    <w:rsid w:val="00CF2E30"/>
    <w:pPr>
      <w:tabs>
        <w:tab w:val="center" w:pos="4680"/>
        <w:tab w:val="right" w:pos="9360"/>
      </w:tabs>
    </w:pPr>
  </w:style>
  <w:style w:type="character" w:customStyle="1" w:styleId="HeaderChar">
    <w:name w:val="Header Char"/>
    <w:basedOn w:val="DefaultParagraphFont"/>
    <w:link w:val="Header"/>
    <w:uiPriority w:val="99"/>
    <w:rsid w:val="00CF2E30"/>
  </w:style>
  <w:style w:type="paragraph" w:styleId="Footer">
    <w:name w:val="footer"/>
    <w:basedOn w:val="Normal"/>
    <w:link w:val="FooterChar"/>
    <w:uiPriority w:val="99"/>
    <w:unhideWhenUsed/>
    <w:rsid w:val="00CF2E30"/>
    <w:pPr>
      <w:tabs>
        <w:tab w:val="center" w:pos="4680"/>
        <w:tab w:val="right" w:pos="9360"/>
      </w:tabs>
    </w:pPr>
  </w:style>
  <w:style w:type="character" w:customStyle="1" w:styleId="FooterChar">
    <w:name w:val="Footer Char"/>
    <w:basedOn w:val="DefaultParagraphFont"/>
    <w:link w:val="Footer"/>
    <w:uiPriority w:val="99"/>
    <w:rsid w:val="00CF2E30"/>
  </w:style>
  <w:style w:type="character" w:customStyle="1" w:styleId="Heading1Char">
    <w:name w:val="Heading 1 Char"/>
    <w:basedOn w:val="DefaultParagraphFont"/>
    <w:link w:val="Heading1"/>
    <w:uiPriority w:val="9"/>
    <w:rsid w:val="00B24836"/>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093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9349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D7ED4"/>
    <w:rPr>
      <w:rFonts w:asciiTheme="majorHAnsi" w:eastAsiaTheme="majorEastAsia" w:hAnsiTheme="majorHAnsi" w:cstheme="majorBidi"/>
      <w:b/>
      <w:bCs/>
      <w:color w:val="4F81BD" w:themeColor="accent1"/>
    </w:rPr>
  </w:style>
  <w:style w:type="paragraph" w:customStyle="1" w:styleId="CaptionD">
    <w:name w:val="Caption D"/>
    <w:basedOn w:val="Normal"/>
    <w:link w:val="CaptionDChar"/>
    <w:qFormat/>
    <w:rsid w:val="001D7233"/>
    <w:pPr>
      <w:spacing w:after="200" w:line="276" w:lineRule="auto"/>
      <w:jc w:val="center"/>
    </w:pPr>
    <w:rPr>
      <w:b/>
    </w:rPr>
  </w:style>
  <w:style w:type="character" w:customStyle="1" w:styleId="CaptionDChar">
    <w:name w:val="Caption D Char"/>
    <w:basedOn w:val="DefaultParagraphFont"/>
    <w:link w:val="CaptionD"/>
    <w:rsid w:val="001D7233"/>
    <w:rPr>
      <w:b/>
    </w:rPr>
  </w:style>
  <w:style w:type="paragraph" w:customStyle="1" w:styleId="Diagram">
    <w:name w:val="Diagram"/>
    <w:basedOn w:val="Normal"/>
    <w:link w:val="DiagramChar"/>
    <w:qFormat/>
    <w:rsid w:val="001D7233"/>
    <w:pPr>
      <w:keepNext/>
      <w:spacing w:after="200" w:line="276" w:lineRule="auto"/>
      <w:jc w:val="center"/>
    </w:pPr>
  </w:style>
  <w:style w:type="character" w:customStyle="1" w:styleId="DiagramChar">
    <w:name w:val="Diagram Char"/>
    <w:basedOn w:val="DefaultParagraphFont"/>
    <w:link w:val="Diagram"/>
    <w:rsid w:val="001D7233"/>
  </w:style>
  <w:style w:type="character" w:customStyle="1" w:styleId="Heading4Char">
    <w:name w:val="Heading 4 Char"/>
    <w:basedOn w:val="DefaultParagraphFont"/>
    <w:link w:val="Heading4"/>
    <w:uiPriority w:val="9"/>
    <w:rsid w:val="006E7614"/>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543130"/>
    <w:rPr>
      <w:rFonts w:ascii="Times New Roman" w:hAnsi="Times New Roman" w:cs="Times New Roman"/>
      <w:sz w:val="24"/>
      <w:szCs w:val="24"/>
    </w:rPr>
  </w:style>
  <w:style w:type="paragraph" w:styleId="TOCHeading">
    <w:name w:val="TOC Heading"/>
    <w:basedOn w:val="Heading1"/>
    <w:next w:val="Normal"/>
    <w:uiPriority w:val="39"/>
    <w:semiHidden/>
    <w:unhideWhenUsed/>
    <w:qFormat/>
    <w:rsid w:val="00A7791E"/>
    <w:pPr>
      <w:spacing w:line="276" w:lineRule="auto"/>
      <w:outlineLvl w:val="9"/>
    </w:pPr>
    <w:rPr>
      <w:lang w:eastAsia="ja-JP"/>
    </w:rPr>
  </w:style>
  <w:style w:type="paragraph" w:styleId="TOC1">
    <w:name w:val="toc 1"/>
    <w:basedOn w:val="Normal"/>
    <w:next w:val="Normal"/>
    <w:autoRedefine/>
    <w:uiPriority w:val="39"/>
    <w:unhideWhenUsed/>
    <w:rsid w:val="00A7791E"/>
    <w:pPr>
      <w:spacing w:after="100"/>
    </w:pPr>
  </w:style>
  <w:style w:type="paragraph" w:styleId="TOC2">
    <w:name w:val="toc 2"/>
    <w:basedOn w:val="Normal"/>
    <w:next w:val="Normal"/>
    <w:autoRedefine/>
    <w:uiPriority w:val="39"/>
    <w:unhideWhenUsed/>
    <w:rsid w:val="00A7791E"/>
    <w:pPr>
      <w:spacing w:after="100"/>
      <w:ind w:left="220"/>
    </w:pPr>
  </w:style>
  <w:style w:type="paragraph" w:styleId="TOC3">
    <w:name w:val="toc 3"/>
    <w:basedOn w:val="Normal"/>
    <w:next w:val="Normal"/>
    <w:autoRedefine/>
    <w:uiPriority w:val="39"/>
    <w:unhideWhenUsed/>
    <w:rsid w:val="00A7791E"/>
    <w:pPr>
      <w:spacing w:after="100"/>
      <w:ind w:left="440"/>
    </w:pPr>
  </w:style>
  <w:style w:type="character" w:styleId="Hyperlink">
    <w:name w:val="Hyperlink"/>
    <w:basedOn w:val="DefaultParagraphFont"/>
    <w:uiPriority w:val="99"/>
    <w:unhideWhenUsed/>
    <w:rsid w:val="00A7791E"/>
    <w:rPr>
      <w:color w:val="0000FF" w:themeColor="hyperlink"/>
      <w:u w:val="single"/>
    </w:rPr>
  </w:style>
  <w:style w:type="paragraph" w:styleId="TOC4">
    <w:name w:val="toc 4"/>
    <w:basedOn w:val="Normal"/>
    <w:next w:val="Normal"/>
    <w:autoRedefine/>
    <w:uiPriority w:val="39"/>
    <w:unhideWhenUsed/>
    <w:rsid w:val="004A224E"/>
    <w:pPr>
      <w:spacing w:after="100"/>
      <w:ind w:left="660"/>
    </w:pPr>
  </w:style>
  <w:style w:type="character" w:styleId="UnresolvedMention">
    <w:name w:val="Unresolved Mention"/>
    <w:basedOn w:val="DefaultParagraphFont"/>
    <w:uiPriority w:val="99"/>
    <w:semiHidden/>
    <w:unhideWhenUsed/>
    <w:rsid w:val="00992CE8"/>
    <w:rPr>
      <w:color w:val="808080"/>
      <w:shd w:val="clear" w:color="auto" w:fill="E6E6E6"/>
    </w:rPr>
  </w:style>
  <w:style w:type="paragraph" w:styleId="Revision">
    <w:name w:val="Revision"/>
    <w:hidden/>
    <w:uiPriority w:val="99"/>
    <w:semiHidden/>
    <w:rsid w:val="008745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34259">
      <w:bodyDiv w:val="1"/>
      <w:marLeft w:val="0"/>
      <w:marRight w:val="0"/>
      <w:marTop w:val="0"/>
      <w:marBottom w:val="0"/>
      <w:divBdr>
        <w:top w:val="none" w:sz="0" w:space="0" w:color="auto"/>
        <w:left w:val="none" w:sz="0" w:space="0" w:color="auto"/>
        <w:bottom w:val="none" w:sz="0" w:space="0" w:color="auto"/>
        <w:right w:val="none" w:sz="0" w:space="0" w:color="auto"/>
      </w:divBdr>
    </w:div>
    <w:div w:id="54356312">
      <w:bodyDiv w:val="1"/>
      <w:marLeft w:val="0"/>
      <w:marRight w:val="0"/>
      <w:marTop w:val="0"/>
      <w:marBottom w:val="0"/>
      <w:divBdr>
        <w:top w:val="none" w:sz="0" w:space="0" w:color="auto"/>
        <w:left w:val="none" w:sz="0" w:space="0" w:color="auto"/>
        <w:bottom w:val="none" w:sz="0" w:space="0" w:color="auto"/>
        <w:right w:val="none" w:sz="0" w:space="0" w:color="auto"/>
      </w:divBdr>
    </w:div>
    <w:div w:id="151482515">
      <w:bodyDiv w:val="1"/>
      <w:marLeft w:val="0"/>
      <w:marRight w:val="0"/>
      <w:marTop w:val="0"/>
      <w:marBottom w:val="0"/>
      <w:divBdr>
        <w:top w:val="none" w:sz="0" w:space="0" w:color="auto"/>
        <w:left w:val="none" w:sz="0" w:space="0" w:color="auto"/>
        <w:bottom w:val="none" w:sz="0" w:space="0" w:color="auto"/>
        <w:right w:val="none" w:sz="0" w:space="0" w:color="auto"/>
      </w:divBdr>
    </w:div>
    <w:div w:id="159543873">
      <w:bodyDiv w:val="1"/>
      <w:marLeft w:val="0"/>
      <w:marRight w:val="0"/>
      <w:marTop w:val="0"/>
      <w:marBottom w:val="0"/>
      <w:divBdr>
        <w:top w:val="none" w:sz="0" w:space="0" w:color="auto"/>
        <w:left w:val="none" w:sz="0" w:space="0" w:color="auto"/>
        <w:bottom w:val="none" w:sz="0" w:space="0" w:color="auto"/>
        <w:right w:val="none" w:sz="0" w:space="0" w:color="auto"/>
      </w:divBdr>
    </w:div>
    <w:div w:id="229578991">
      <w:bodyDiv w:val="1"/>
      <w:marLeft w:val="0"/>
      <w:marRight w:val="0"/>
      <w:marTop w:val="0"/>
      <w:marBottom w:val="0"/>
      <w:divBdr>
        <w:top w:val="none" w:sz="0" w:space="0" w:color="auto"/>
        <w:left w:val="none" w:sz="0" w:space="0" w:color="auto"/>
        <w:bottom w:val="none" w:sz="0" w:space="0" w:color="auto"/>
        <w:right w:val="none" w:sz="0" w:space="0" w:color="auto"/>
      </w:divBdr>
    </w:div>
    <w:div w:id="678198762">
      <w:bodyDiv w:val="1"/>
      <w:marLeft w:val="0"/>
      <w:marRight w:val="0"/>
      <w:marTop w:val="0"/>
      <w:marBottom w:val="0"/>
      <w:divBdr>
        <w:top w:val="none" w:sz="0" w:space="0" w:color="auto"/>
        <w:left w:val="none" w:sz="0" w:space="0" w:color="auto"/>
        <w:bottom w:val="none" w:sz="0" w:space="0" w:color="auto"/>
        <w:right w:val="none" w:sz="0" w:space="0" w:color="auto"/>
      </w:divBdr>
    </w:div>
    <w:div w:id="1058818687">
      <w:bodyDiv w:val="1"/>
      <w:marLeft w:val="0"/>
      <w:marRight w:val="0"/>
      <w:marTop w:val="0"/>
      <w:marBottom w:val="0"/>
      <w:divBdr>
        <w:top w:val="none" w:sz="0" w:space="0" w:color="auto"/>
        <w:left w:val="none" w:sz="0" w:space="0" w:color="auto"/>
        <w:bottom w:val="none" w:sz="0" w:space="0" w:color="auto"/>
        <w:right w:val="none" w:sz="0" w:space="0" w:color="auto"/>
      </w:divBdr>
    </w:div>
    <w:div w:id="1075661195">
      <w:bodyDiv w:val="1"/>
      <w:marLeft w:val="0"/>
      <w:marRight w:val="0"/>
      <w:marTop w:val="0"/>
      <w:marBottom w:val="0"/>
      <w:divBdr>
        <w:top w:val="none" w:sz="0" w:space="0" w:color="auto"/>
        <w:left w:val="none" w:sz="0" w:space="0" w:color="auto"/>
        <w:bottom w:val="none" w:sz="0" w:space="0" w:color="auto"/>
        <w:right w:val="none" w:sz="0" w:space="0" w:color="auto"/>
      </w:divBdr>
    </w:div>
    <w:div w:id="1259213586">
      <w:bodyDiv w:val="1"/>
      <w:marLeft w:val="0"/>
      <w:marRight w:val="0"/>
      <w:marTop w:val="0"/>
      <w:marBottom w:val="0"/>
      <w:divBdr>
        <w:top w:val="none" w:sz="0" w:space="0" w:color="auto"/>
        <w:left w:val="none" w:sz="0" w:space="0" w:color="auto"/>
        <w:bottom w:val="none" w:sz="0" w:space="0" w:color="auto"/>
        <w:right w:val="none" w:sz="0" w:space="0" w:color="auto"/>
      </w:divBdr>
    </w:div>
    <w:div w:id="1306861927">
      <w:bodyDiv w:val="1"/>
      <w:marLeft w:val="0"/>
      <w:marRight w:val="0"/>
      <w:marTop w:val="0"/>
      <w:marBottom w:val="0"/>
      <w:divBdr>
        <w:top w:val="none" w:sz="0" w:space="0" w:color="auto"/>
        <w:left w:val="none" w:sz="0" w:space="0" w:color="auto"/>
        <w:bottom w:val="none" w:sz="0" w:space="0" w:color="auto"/>
        <w:right w:val="none" w:sz="0" w:space="0" w:color="auto"/>
      </w:divBdr>
    </w:div>
    <w:div w:id="1399472948">
      <w:bodyDiv w:val="1"/>
      <w:marLeft w:val="0"/>
      <w:marRight w:val="0"/>
      <w:marTop w:val="0"/>
      <w:marBottom w:val="0"/>
      <w:divBdr>
        <w:top w:val="none" w:sz="0" w:space="0" w:color="auto"/>
        <w:left w:val="none" w:sz="0" w:space="0" w:color="auto"/>
        <w:bottom w:val="none" w:sz="0" w:space="0" w:color="auto"/>
        <w:right w:val="none" w:sz="0" w:space="0" w:color="auto"/>
      </w:divBdr>
    </w:div>
    <w:div w:id="1412434909">
      <w:bodyDiv w:val="1"/>
      <w:marLeft w:val="0"/>
      <w:marRight w:val="0"/>
      <w:marTop w:val="0"/>
      <w:marBottom w:val="0"/>
      <w:divBdr>
        <w:top w:val="none" w:sz="0" w:space="0" w:color="auto"/>
        <w:left w:val="none" w:sz="0" w:space="0" w:color="auto"/>
        <w:bottom w:val="none" w:sz="0" w:space="0" w:color="auto"/>
        <w:right w:val="none" w:sz="0" w:space="0" w:color="auto"/>
      </w:divBdr>
    </w:div>
    <w:div w:id="1525903334">
      <w:bodyDiv w:val="1"/>
      <w:marLeft w:val="0"/>
      <w:marRight w:val="0"/>
      <w:marTop w:val="0"/>
      <w:marBottom w:val="0"/>
      <w:divBdr>
        <w:top w:val="none" w:sz="0" w:space="0" w:color="auto"/>
        <w:left w:val="none" w:sz="0" w:space="0" w:color="auto"/>
        <w:bottom w:val="none" w:sz="0" w:space="0" w:color="auto"/>
        <w:right w:val="none" w:sz="0" w:space="0" w:color="auto"/>
      </w:divBdr>
    </w:div>
    <w:div w:id="1641035144">
      <w:bodyDiv w:val="1"/>
      <w:marLeft w:val="0"/>
      <w:marRight w:val="0"/>
      <w:marTop w:val="0"/>
      <w:marBottom w:val="0"/>
      <w:divBdr>
        <w:top w:val="none" w:sz="0" w:space="0" w:color="auto"/>
        <w:left w:val="none" w:sz="0" w:space="0" w:color="auto"/>
        <w:bottom w:val="none" w:sz="0" w:space="0" w:color="auto"/>
        <w:right w:val="none" w:sz="0" w:space="0" w:color="auto"/>
      </w:divBdr>
    </w:div>
    <w:div w:id="1689021567">
      <w:bodyDiv w:val="1"/>
      <w:marLeft w:val="0"/>
      <w:marRight w:val="0"/>
      <w:marTop w:val="0"/>
      <w:marBottom w:val="0"/>
      <w:divBdr>
        <w:top w:val="none" w:sz="0" w:space="0" w:color="auto"/>
        <w:left w:val="none" w:sz="0" w:space="0" w:color="auto"/>
        <w:bottom w:val="none" w:sz="0" w:space="0" w:color="auto"/>
        <w:right w:val="none" w:sz="0" w:space="0" w:color="auto"/>
      </w:divBdr>
    </w:div>
    <w:div w:id="1802917593">
      <w:bodyDiv w:val="1"/>
      <w:marLeft w:val="0"/>
      <w:marRight w:val="0"/>
      <w:marTop w:val="0"/>
      <w:marBottom w:val="0"/>
      <w:divBdr>
        <w:top w:val="none" w:sz="0" w:space="0" w:color="auto"/>
        <w:left w:val="none" w:sz="0" w:space="0" w:color="auto"/>
        <w:bottom w:val="none" w:sz="0" w:space="0" w:color="auto"/>
        <w:right w:val="none" w:sz="0" w:space="0" w:color="auto"/>
      </w:divBdr>
    </w:div>
    <w:div w:id="193739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epesz.com/2015/05/24/waiting-for-9-5-support-grouping-sets-cube-and-rollup/"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8A664B-6972-444A-B4B0-49D1CB7EB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16</Pages>
  <Words>5000</Words>
  <Characters>28504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RapidsDB 2018 Development Plan</vt:lpstr>
    </vt:vector>
  </TitlesOfParts>
  <Company>Borrui Data</Company>
  <LinksUpToDate>false</LinksUpToDate>
  <CharactersWithSpaces>33438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RapidsDB 2018 Development Plan</dc:title>
  <dc:subject>Draft</dc:subject>
  <dc:creator>Rev 2</dc:creator>
  <cp:lastModifiedBy>Dave Cracknell</cp:lastModifiedBy>
  <cp:revision>4</cp:revision>
  <cp:lastPrinted>2017-09-13T09:37:00Z</cp:lastPrinted>
  <dcterms:created xsi:type="dcterms:W3CDTF">2018-06-01T22:13:00Z</dcterms:created>
  <dcterms:modified xsi:type="dcterms:W3CDTF">2018-06-01T23:07:00Z</dcterms:modified>
</cp:coreProperties>
</file>